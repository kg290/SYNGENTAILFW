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p14">
  <w:body>
    <w:p w:rsidR="00EB0B9D" w:rsidP="00EB0B9D" w:rsidRDefault="00EB0B9D" w14:paraId="660CB50A" w14:textId="0E98A592">
      <w:pPr>
        <w:pStyle w:val="Title"/>
        <w:rPr>
          <w:rFonts w:ascii="Tahoma" w:hAnsi="Tahoma"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63A6947" wp14:editId="75D52FD3">
                <wp:simplePos x="0" y="0"/>
                <wp:positionH relativeFrom="margin">
                  <wp:posOffset>66675</wp:posOffset>
                </wp:positionH>
                <wp:positionV relativeFrom="page">
                  <wp:posOffset>6010275</wp:posOffset>
                </wp:positionV>
                <wp:extent cx="5654040" cy="2447925"/>
                <wp:effectExtent l="0" t="0" r="0" b="952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4040" cy="244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0B9D" w:rsidP="00EB0B9D" w:rsidRDefault="00EB0B9D" w14:paraId="77001D54" w14:textId="77777777">
                            <w:pPr>
                              <w:rPr>
                                <w:rFonts w:cs="Arial"/>
                                <w:smallCaps/>
                                <w:color w:val="FFFFFF"/>
                                <w:spacing w:val="20"/>
                                <w:sz w:val="56"/>
                                <w:szCs w:val="56"/>
                                <w:lang w:val="en-GB"/>
                              </w:rPr>
                            </w:pPr>
                            <w:r>
                              <w:rPr>
                                <w:rFonts w:cs="Arial"/>
                                <w:smallCaps/>
                                <w:color w:val="FFFFFF"/>
                                <w:spacing w:val="20"/>
                                <w:sz w:val="56"/>
                                <w:szCs w:val="56"/>
                                <w:lang w:val="en-GB"/>
                              </w:rPr>
                              <w:t>SYNGENTA: VAT INTEGRATION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09CB6615">
              <v:rect id="Rectangle 5" style="position:absolute;margin-left:5.25pt;margin-top:473.25pt;width:445.2pt;height:192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spid="_x0000_s1026" o:allowincell="f" filled="f" stroked="f" w14:anchorId="363A6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">
                <v:textbox>
                  <w:txbxContent>
                    <w:p w:rsidR="00EB0B9D" w:rsidP="00EB0B9D" w:rsidRDefault="00EB0B9D" w14:paraId="2E58D695" w14:textId="77777777">
                      <w:pPr>
                        <w:rPr>
                          <w:rFonts w:cs="Arial"/>
                          <w:smallCaps/>
                          <w:color w:val="FFFFFF"/>
                          <w:spacing w:val="20"/>
                          <w:sz w:val="56"/>
                          <w:szCs w:val="56"/>
                          <w:lang w:val="en-GB"/>
                        </w:rPr>
                      </w:pPr>
                      <w:r>
                        <w:rPr>
                          <w:rFonts w:cs="Arial"/>
                          <w:smallCaps/>
                          <w:color w:val="FFFFFF"/>
                          <w:spacing w:val="20"/>
                          <w:sz w:val="56"/>
                          <w:szCs w:val="56"/>
                          <w:lang w:val="en-GB"/>
                        </w:rPr>
                        <w:t>SYNGENTA: VAT INTEGRATION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bookmarkStart w:name="_Hlk136624448" w:id="0"/>
      <w:bookmarkEnd w:id="0"/>
      <w:r>
        <w:rPr>
          <w:b/>
          <w:noProof/>
          <w:sz w:val="44"/>
          <w:szCs w:val="44"/>
        </w:rPr>
        <w:drawing>
          <wp:inline distT="0" distB="0" distL="0" distR="0" wp14:anchorId="48726D7D" wp14:editId="231FE853">
            <wp:extent cx="5725160" cy="7394575"/>
            <wp:effectExtent l="0" t="0" r="8890" b="0"/>
            <wp:docPr id="4" name="Picture 4" descr="SA doc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A doc Cov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39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B9D" w:rsidP="00EB0B9D" w:rsidRDefault="00EB0B9D" w14:paraId="108A2796" w14:textId="48DF1F16">
      <w:pPr>
        <w:pStyle w:val="Title"/>
        <w:rPr>
          <w:rFonts w:ascii="Tahoma" w:hAnsi="Tahoma" w:cs="Tahoma"/>
        </w:rPr>
      </w:pPr>
    </w:p>
    <w:p w:rsidR="00EB0B9D" w:rsidP="00EB0B9D" w:rsidRDefault="00EB0B9D" w14:paraId="32B868D5" w14:textId="679A850C"/>
    <w:p w:rsidR="00EB0B9D" w:rsidP="00EB0B9D" w:rsidRDefault="00EB0B9D" w14:paraId="2DEF1D1D" w14:textId="493CAFC3"/>
    <w:p w:rsidRPr="00EB0B9D" w:rsidR="00EB0B9D" w:rsidP="00EB0B9D" w:rsidRDefault="00EB0B9D" w14:paraId="382F9798" w14:textId="77777777"/>
    <w:p w:rsidR="00EB0B9D" w:rsidP="00EB0B9D" w:rsidRDefault="00EB0B9D" w14:paraId="1F1D6F00" w14:textId="77777777">
      <w:pPr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Document Information </w:t>
      </w:r>
    </w:p>
    <w:tbl>
      <w:tblPr>
        <w:tblW w:w="0" w:type="auto"/>
        <w:tblInd w:w="107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2256"/>
        <w:gridCol w:w="7104"/>
      </w:tblGrid>
      <w:tr w:rsidR="00EB0B9D" w:rsidTr="00EB0B9D" w14:paraId="1D4DD40F" w14:textId="77777777">
        <w:trPr>
          <w:trHeight w:val="302"/>
        </w:trPr>
        <w:tc>
          <w:tcPr>
            <w:tcW w:w="22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="00EB0B9D" w:rsidRDefault="00EB0B9D" w14:paraId="47380DBE" w14:textId="7777777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Template Author</w:t>
            </w:r>
          </w:p>
        </w:tc>
        <w:tc>
          <w:tcPr>
            <w:tcW w:w="71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EB0B9D" w:rsidRDefault="00EB0B9D" w14:paraId="4C741B72" w14:textId="77777777">
            <w:pPr>
              <w:rPr>
                <w:rFonts w:cs="Arial"/>
              </w:rPr>
            </w:pPr>
          </w:p>
        </w:tc>
      </w:tr>
      <w:tr w:rsidR="00EB0B9D" w:rsidTr="00EB0B9D" w14:paraId="40A6E5E0" w14:textId="77777777">
        <w:trPr>
          <w:trHeight w:val="302"/>
        </w:trPr>
        <w:tc>
          <w:tcPr>
            <w:tcW w:w="22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="00EB0B9D" w:rsidRDefault="00EB0B9D" w14:paraId="4DCD0FA7" w14:textId="7777777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Template Reviewer</w:t>
            </w:r>
          </w:p>
        </w:tc>
        <w:tc>
          <w:tcPr>
            <w:tcW w:w="71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EB0B9D" w:rsidRDefault="00EB0B9D" w14:paraId="4EDE4917" w14:textId="77777777">
            <w:pPr>
              <w:rPr>
                <w:rFonts w:cs="Arial"/>
              </w:rPr>
            </w:pPr>
          </w:p>
        </w:tc>
      </w:tr>
      <w:tr w:rsidR="00EB0B9D" w:rsidTr="00EB0B9D" w14:paraId="3F5AD98A" w14:textId="77777777">
        <w:trPr>
          <w:trHeight w:val="302"/>
        </w:trPr>
        <w:tc>
          <w:tcPr>
            <w:tcW w:w="225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hideMark/>
          </w:tcPr>
          <w:p w:rsidR="00EB0B9D" w:rsidRDefault="00EB0B9D" w14:paraId="5DCD9924" w14:textId="7777777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Owner / Team</w:t>
            </w:r>
          </w:p>
        </w:tc>
        <w:tc>
          <w:tcPr>
            <w:tcW w:w="71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EB0B9D" w:rsidRDefault="00EB0B9D" w14:paraId="3378E0F5" w14:textId="77777777">
            <w:pPr>
              <w:rPr>
                <w:rFonts w:cs="Arial"/>
              </w:rPr>
            </w:pPr>
          </w:p>
        </w:tc>
      </w:tr>
    </w:tbl>
    <w:p w:rsidR="00EB0B9D" w:rsidP="00EB0B9D" w:rsidRDefault="00EB0B9D" w14:paraId="1B58685D" w14:textId="77777777">
      <w:pPr>
        <w:tabs>
          <w:tab w:val="left" w:pos="2880"/>
        </w:tabs>
        <w:ind w:left="2880" w:hanging="2880"/>
        <w:rPr>
          <w:rFonts w:cs="Arial"/>
        </w:rPr>
      </w:pPr>
    </w:p>
    <w:p w:rsidR="00EB0B9D" w:rsidP="00EB0B9D" w:rsidRDefault="00EB0B9D" w14:paraId="29A87A79" w14:textId="77777777">
      <w:pPr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Document Review &amp; Sign-off</w:t>
      </w:r>
    </w:p>
    <w:p w:rsidR="00EB0B9D" w:rsidP="00EB0B9D" w:rsidRDefault="00EB0B9D" w14:paraId="3F6F40C2" w14:textId="77777777">
      <w:pPr>
        <w:rPr>
          <w:rFonts w:cs="Arial"/>
          <w:b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Reviewers</w:t>
      </w:r>
    </w:p>
    <w:tbl>
      <w:tblPr>
        <w:tblW w:w="9360" w:type="dxa"/>
        <w:tblInd w:w="107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90"/>
        <w:gridCol w:w="2790"/>
        <w:gridCol w:w="2430"/>
        <w:gridCol w:w="2070"/>
        <w:gridCol w:w="1080"/>
      </w:tblGrid>
      <w:tr w:rsidR="00EB0B9D" w:rsidTr="2B312BDD" w14:paraId="1FCBA63D" w14:textId="77777777">
        <w:trPr>
          <w:trHeight w:val="288" w:hRule="exact"/>
        </w:trPr>
        <w:tc>
          <w:tcPr>
            <w:tcW w:w="9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00EB0B9D" w:rsidRDefault="00EB0B9D" w14:paraId="2A143349" w14:textId="77777777">
            <w:pPr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7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00EB0B9D" w:rsidRDefault="00EB0B9D" w14:paraId="64004512" w14:textId="77777777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00EB0B9D" w:rsidRDefault="00EB0B9D" w14:paraId="79669D4D" w14:textId="77777777">
            <w:pPr>
              <w:rPr>
                <w:b/>
              </w:rPr>
            </w:pPr>
            <w:r>
              <w:rPr>
                <w:rFonts w:cs="Arial"/>
                <w:b/>
              </w:rPr>
              <w:t>Comments Received</w:t>
            </w:r>
          </w:p>
        </w:tc>
        <w:tc>
          <w:tcPr>
            <w:tcW w:w="20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EB0B9D" w:rsidRDefault="00EB0B9D" w14:paraId="70AD8409" w14:textId="77777777">
            <w:pPr>
              <w:rPr>
                <w:b/>
              </w:rPr>
            </w:pPr>
            <w:r>
              <w:rPr>
                <w:b/>
              </w:rPr>
              <w:t>Approved</w:t>
            </w:r>
          </w:p>
        </w:tc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00EB0B9D" w:rsidRDefault="00EB0B9D" w14:paraId="4BAF5138" w14:textId="77777777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8111DE" w:rsidTr="2B312BDD" w14:paraId="69DE65A4" w14:textId="77777777">
        <w:trPr>
          <w:trHeight w:val="288" w:hRule="exact"/>
        </w:trPr>
        <w:tc>
          <w:tcPr>
            <w:tcW w:w="9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11DE" w:rsidP="008111DE" w:rsidRDefault="008111DE" w14:paraId="62B54448" w14:textId="698EE45E">
            <w:r>
              <w:t>PDA</w:t>
            </w:r>
          </w:p>
        </w:tc>
        <w:tc>
          <w:tcPr>
            <w:tcW w:w="27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11DE" w:rsidP="008111DE" w:rsidRDefault="008111DE" w14:paraId="5F095AFE" w14:textId="2280C393">
            <w:r w:rsidR="008111DE">
              <w:rPr/>
              <w:t xml:space="preserve">Jitendra </w:t>
            </w:r>
            <w:bookmarkStart w:name="_Int_n5SPzAzm" w:id="2052943033"/>
            <w:r w:rsidR="008111DE">
              <w:rPr/>
              <w:t>Shirsath</w:t>
            </w:r>
            <w:bookmarkEnd w:id="2052943033"/>
          </w:p>
        </w:tc>
        <w:tc>
          <w:tcPr>
            <w:tcW w:w="24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11DE" w:rsidP="008111DE" w:rsidRDefault="008111DE" w14:paraId="04F49E24" w14:textId="77777777"/>
        </w:tc>
        <w:tc>
          <w:tcPr>
            <w:tcW w:w="20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11DE" w:rsidP="008111DE" w:rsidRDefault="008111DE" w14:paraId="376372B7" w14:textId="77777777"/>
        </w:tc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11DE" w:rsidP="008111DE" w:rsidRDefault="008111DE" w14:paraId="7D34B3B0" w14:textId="77777777"/>
        </w:tc>
      </w:tr>
      <w:tr w:rsidR="008111DE" w:rsidTr="2B312BDD" w14:paraId="26D39A95" w14:textId="77777777">
        <w:trPr>
          <w:trHeight w:val="288" w:hRule="exact"/>
        </w:trPr>
        <w:tc>
          <w:tcPr>
            <w:tcW w:w="9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11DE" w:rsidP="008111DE" w:rsidRDefault="008111DE" w14:paraId="13EE246A" w14:textId="29DBD55F">
            <w:r>
              <w:t>SCA</w:t>
            </w:r>
          </w:p>
        </w:tc>
        <w:tc>
          <w:tcPr>
            <w:tcW w:w="27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11DE" w:rsidP="008111DE" w:rsidRDefault="008111DE" w14:paraId="31F7B633" w14:textId="1822B5A0">
            <w:r>
              <w:t>Varun Agarwal</w:t>
            </w:r>
          </w:p>
        </w:tc>
        <w:tc>
          <w:tcPr>
            <w:tcW w:w="24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11DE" w:rsidP="008111DE" w:rsidRDefault="008111DE" w14:paraId="07158524" w14:textId="77777777"/>
        </w:tc>
        <w:tc>
          <w:tcPr>
            <w:tcW w:w="20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11DE" w:rsidP="008111DE" w:rsidRDefault="008111DE" w14:paraId="5FA17BE9" w14:textId="77777777"/>
        </w:tc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8111DE" w:rsidP="008111DE" w:rsidRDefault="008111DE" w14:paraId="511B7E92" w14:textId="77777777"/>
        </w:tc>
      </w:tr>
    </w:tbl>
    <w:p w:rsidR="00EB0B9D" w:rsidP="00EB0B9D" w:rsidRDefault="00EB0B9D" w14:paraId="1EDDFD0E" w14:textId="77777777">
      <w:pPr>
        <w:tabs>
          <w:tab w:val="left" w:pos="1125"/>
        </w:tabs>
      </w:pPr>
    </w:p>
    <w:p w:rsidR="00EB0B9D" w:rsidP="00EB0B9D" w:rsidRDefault="00EB0B9D" w14:paraId="4541BB08" w14:textId="77777777">
      <w:pPr>
        <w:rPr>
          <w:rFonts w:cs="Arial"/>
          <w:b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Revision History</w:t>
      </w:r>
    </w:p>
    <w:tbl>
      <w:tblPr>
        <w:tblW w:w="9360" w:type="dxa"/>
        <w:tblInd w:w="108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1347"/>
        <w:gridCol w:w="1600"/>
        <w:gridCol w:w="5426"/>
      </w:tblGrid>
      <w:tr w:rsidR="00EB0B9D" w:rsidTr="2B312BDD" w14:paraId="5992BF5B" w14:textId="77777777">
        <w:trPr>
          <w:trHeight w:val="288" w:hRule="exact"/>
        </w:trPr>
        <w:tc>
          <w:tcPr>
            <w:tcW w:w="9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00EB0B9D" w:rsidRDefault="00EB0B9D" w14:paraId="05B0FD8C" w14:textId="7777777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Version No.</w:t>
            </w:r>
          </w:p>
        </w:tc>
        <w:tc>
          <w:tcPr>
            <w:tcW w:w="13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00EB0B9D" w:rsidRDefault="00EB0B9D" w14:paraId="71FB9CF4" w14:textId="7777777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Date</w:t>
            </w:r>
          </w:p>
        </w:tc>
        <w:tc>
          <w:tcPr>
            <w:tcW w:w="16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00EB0B9D" w:rsidRDefault="00EB0B9D" w14:paraId="5CC12637" w14:textId="7777777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Author</w:t>
            </w:r>
          </w:p>
        </w:tc>
        <w:tc>
          <w:tcPr>
            <w:tcW w:w="54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00EB0B9D" w:rsidRDefault="00EB0B9D" w14:paraId="78E3E345" w14:textId="7777777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Revision Description</w:t>
            </w:r>
          </w:p>
        </w:tc>
      </w:tr>
      <w:tr w:rsidR="00EB0B9D" w:rsidTr="2B312BDD" w14:paraId="66B4686E" w14:textId="77777777">
        <w:trPr>
          <w:trHeight w:val="288" w:hRule="exact"/>
        </w:trPr>
        <w:tc>
          <w:tcPr>
            <w:tcW w:w="9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8111DE" w14:paraId="6DC3F879" w14:textId="0204CE3D">
            <w:r>
              <w:t>1.0</w:t>
            </w:r>
          </w:p>
        </w:tc>
        <w:tc>
          <w:tcPr>
            <w:tcW w:w="13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8111DE" w14:paraId="122021D0" w14:textId="06E3D850">
            <w:r>
              <w:t>12/07/2023</w:t>
            </w:r>
          </w:p>
        </w:tc>
        <w:tc>
          <w:tcPr>
            <w:tcW w:w="16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8111DE" w14:paraId="75BDD2BF" w14:textId="01D974C6">
            <w:bookmarkStart w:name="_Int_RLDWhsqa" w:id="73228747"/>
            <w:r w:rsidR="008111DE">
              <w:rPr/>
              <w:t>S.Prabhu</w:t>
            </w:r>
            <w:bookmarkEnd w:id="73228747"/>
          </w:p>
        </w:tc>
        <w:tc>
          <w:tcPr>
            <w:tcW w:w="54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8111DE" w14:paraId="0E4ACD58" w14:textId="77206C29">
            <w:r>
              <w:t>Initial Draft</w:t>
            </w:r>
            <w:bookmarkStart w:name="_GoBack" w:id="1"/>
            <w:bookmarkEnd w:id="1"/>
          </w:p>
        </w:tc>
      </w:tr>
      <w:tr w:rsidR="00EB0B9D" w:rsidTr="2B312BDD" w14:paraId="6D9F1392" w14:textId="77777777">
        <w:trPr>
          <w:trHeight w:val="288" w:hRule="exact"/>
        </w:trPr>
        <w:tc>
          <w:tcPr>
            <w:tcW w:w="9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32173E65" w14:textId="77777777"/>
        </w:tc>
        <w:tc>
          <w:tcPr>
            <w:tcW w:w="13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40C17AE3" w14:textId="77777777"/>
        </w:tc>
        <w:tc>
          <w:tcPr>
            <w:tcW w:w="16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59943A45" w14:textId="77777777"/>
        </w:tc>
        <w:tc>
          <w:tcPr>
            <w:tcW w:w="54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268C40CF" w14:textId="77777777"/>
        </w:tc>
      </w:tr>
      <w:tr w:rsidR="00EB0B9D" w:rsidTr="2B312BDD" w14:paraId="15715CC8" w14:textId="77777777">
        <w:trPr>
          <w:trHeight w:val="288" w:hRule="exact"/>
        </w:trPr>
        <w:tc>
          <w:tcPr>
            <w:tcW w:w="9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0ABEC818" w14:textId="77777777"/>
        </w:tc>
        <w:tc>
          <w:tcPr>
            <w:tcW w:w="13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540F0487" w14:textId="77777777"/>
        </w:tc>
        <w:tc>
          <w:tcPr>
            <w:tcW w:w="16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5F2D97A4" w14:textId="77777777"/>
        </w:tc>
        <w:tc>
          <w:tcPr>
            <w:tcW w:w="54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731F5E4B" w14:textId="77777777"/>
        </w:tc>
      </w:tr>
      <w:tr w:rsidR="00EB0B9D" w:rsidTr="2B312BDD" w14:paraId="293EC668" w14:textId="77777777">
        <w:trPr>
          <w:trHeight w:val="288" w:hRule="exact"/>
        </w:trPr>
        <w:tc>
          <w:tcPr>
            <w:tcW w:w="9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3901301C" w14:textId="77777777"/>
        </w:tc>
        <w:tc>
          <w:tcPr>
            <w:tcW w:w="134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7D9F78A3" w14:textId="77777777"/>
        </w:tc>
        <w:tc>
          <w:tcPr>
            <w:tcW w:w="16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69E3F694" w14:textId="77777777"/>
        </w:tc>
        <w:tc>
          <w:tcPr>
            <w:tcW w:w="54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69778539" w14:textId="77777777"/>
        </w:tc>
      </w:tr>
    </w:tbl>
    <w:p w:rsidR="00EB0B9D" w:rsidP="00EB0B9D" w:rsidRDefault="00EB0B9D" w14:paraId="684E506E" w14:textId="77777777">
      <w:pPr>
        <w:rPr>
          <w:rFonts w:cs="Arial"/>
        </w:rPr>
      </w:pPr>
    </w:p>
    <w:p w:rsidR="00EB0B9D" w:rsidP="00EB0B9D" w:rsidRDefault="00EB0B9D" w14:paraId="1F708532" w14:textId="77777777">
      <w:pPr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Other Related Documents</w:t>
      </w:r>
    </w:p>
    <w:p w:rsidR="00EB0B9D" w:rsidP="00EB0B9D" w:rsidRDefault="00EB0B9D" w14:paraId="3AB2A4F5" w14:textId="77777777">
      <w:pPr>
        <w:rPr>
          <w:rFonts w:cs="Arial"/>
        </w:rPr>
      </w:pPr>
      <w:r>
        <w:rPr>
          <w:rFonts w:cs="Arial"/>
          <w:i/>
        </w:rPr>
        <w:t>&lt;Please insert links to related Documents (issues, data entities, Check list OR quality check document etc.).&gt;</w:t>
      </w:r>
    </w:p>
    <w:tbl>
      <w:tblPr>
        <w:tblW w:w="9360" w:type="dxa"/>
        <w:tblInd w:w="108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4A0" w:firstRow="1" w:lastRow="0" w:firstColumn="1" w:lastColumn="0" w:noHBand="0" w:noVBand="1"/>
      </w:tblPr>
      <w:tblGrid>
        <w:gridCol w:w="3780"/>
        <w:gridCol w:w="5580"/>
      </w:tblGrid>
      <w:tr w:rsidR="00EB0B9D" w:rsidTr="2B312BDD" w14:paraId="356D65BF" w14:textId="77777777">
        <w:trPr>
          <w:trHeight w:val="288" w:hRule="exact"/>
          <w:tblHeader/>
        </w:trPr>
        <w:tc>
          <w:tcPr>
            <w:tcW w:w="37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00EB0B9D" w:rsidRDefault="00EB0B9D" w14:paraId="726F2404" w14:textId="7777777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Related Document</w:t>
            </w:r>
          </w:p>
        </w:tc>
        <w:tc>
          <w:tcPr>
            <w:tcW w:w="55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00EB0B9D" w:rsidRDefault="00EB0B9D" w14:paraId="2CC5A591" w14:textId="7777777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Comment</w:t>
            </w:r>
          </w:p>
        </w:tc>
      </w:tr>
      <w:tr w:rsidR="00EB0B9D" w:rsidTr="2B312BDD" w14:paraId="37072135" w14:textId="77777777">
        <w:trPr>
          <w:trHeight w:val="288" w:hRule="exact"/>
        </w:trPr>
        <w:tc>
          <w:tcPr>
            <w:tcW w:w="37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EB0B9D" w:rsidRDefault="00EB0B9D" w14:paraId="40E52176" w14:textId="77777777">
            <w:r>
              <w:t>SDD (Mandatory)</w:t>
            </w:r>
          </w:p>
        </w:tc>
        <w:tc>
          <w:tcPr>
            <w:tcW w:w="55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314173E0" w14:textId="77777777"/>
        </w:tc>
      </w:tr>
      <w:tr w:rsidR="00EB0B9D" w:rsidTr="2B312BDD" w14:paraId="133610A6" w14:textId="77777777">
        <w:trPr>
          <w:trHeight w:val="288" w:hRule="exact"/>
        </w:trPr>
        <w:tc>
          <w:tcPr>
            <w:tcW w:w="37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EB0B9D" w:rsidRDefault="00EB0B9D" w14:paraId="2791B703" w14:textId="77777777">
            <w:r>
              <w:t>BRS Document (Mandatory)</w:t>
            </w:r>
          </w:p>
        </w:tc>
        <w:tc>
          <w:tcPr>
            <w:tcW w:w="55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EB0B9D" w:rsidRDefault="00EB0B9D" w14:paraId="1C26AFE1" w14:textId="77777777">
            <w:r>
              <w:t>NA</w:t>
            </w:r>
          </w:p>
        </w:tc>
      </w:tr>
      <w:tr w:rsidR="00EB0B9D" w:rsidTr="2B312BDD" w14:paraId="2B803C8E" w14:textId="77777777">
        <w:trPr>
          <w:trHeight w:val="288" w:hRule="exact"/>
        </w:trPr>
        <w:tc>
          <w:tcPr>
            <w:tcW w:w="37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EB0B9D" w:rsidRDefault="00EB0B9D" w14:paraId="1C2975D7" w14:textId="77777777">
            <w:pPr>
              <w:rPr>
                <w:rFonts w:cs="Arial"/>
              </w:rPr>
            </w:pPr>
            <w:r>
              <w:rPr>
                <w:rFonts w:cs="Arial"/>
              </w:rPr>
              <w:t>Unit test document</w:t>
            </w:r>
          </w:p>
        </w:tc>
        <w:tc>
          <w:tcPr>
            <w:tcW w:w="55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7D9A8228" w14:textId="77777777">
            <w:pPr>
              <w:rPr>
                <w:rFonts w:cs="Arial"/>
              </w:rPr>
            </w:pPr>
          </w:p>
        </w:tc>
      </w:tr>
      <w:tr w:rsidR="00EB0B9D" w:rsidTr="2B312BDD" w14:paraId="73B6058B" w14:textId="77777777">
        <w:trPr>
          <w:trHeight w:val="288" w:hRule="exact"/>
        </w:trPr>
        <w:tc>
          <w:tcPr>
            <w:tcW w:w="37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EB0B9D" w:rsidRDefault="00EB0B9D" w14:paraId="719FEF85" w14:textId="77777777">
            <w:pPr>
              <w:rPr>
                <w:rFonts w:cs="Arial"/>
              </w:rPr>
            </w:pPr>
            <w:r>
              <w:rPr>
                <w:rFonts w:cs="Arial"/>
              </w:rPr>
              <w:t xml:space="preserve">Message Mapping </w:t>
            </w:r>
            <w:r>
              <w:t>(Mandatory)</w:t>
            </w:r>
          </w:p>
        </w:tc>
        <w:tc>
          <w:tcPr>
            <w:tcW w:w="55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B0B9D" w:rsidRDefault="00EB0B9D" w14:paraId="1FB4BCA7" w14:textId="77777777">
            <w:pPr>
              <w:rPr>
                <w:rFonts w:cs="Arial"/>
              </w:rPr>
            </w:pPr>
          </w:p>
        </w:tc>
      </w:tr>
    </w:tbl>
    <w:p w:rsidR="00EB0B9D" w:rsidP="00EB0B9D" w:rsidRDefault="00EB0B9D" w14:paraId="6EB061F2" w14:textId="77777777">
      <w:r>
        <w:br w:type="page"/>
      </w:r>
    </w:p>
    <w:p w:rsidR="00EB0B9D" w:rsidP="00EB0B9D" w:rsidRDefault="00EB0B9D" w14:paraId="7FAA8070" w14:textId="77777777">
      <w:pPr>
        <w:rPr>
          <w:rFonts w:cs="Tahoma"/>
          <w:b/>
          <w:smallCaps/>
          <w:sz w:val="26"/>
          <w:szCs w:val="24"/>
        </w:rPr>
      </w:pPr>
      <w:r>
        <w:rPr>
          <w:rFonts w:cs="Tahoma"/>
          <w:b/>
          <w:smallCaps/>
          <w:sz w:val="26"/>
          <w:szCs w:val="24"/>
        </w:rPr>
        <w:t>Contents</w:t>
      </w:r>
    </w:p>
    <w:p w:rsidR="00EB0B9D" w:rsidP="00EB0B9D" w:rsidRDefault="00EB0B9D" w14:paraId="4B0E4EE2" w14:textId="77777777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ascii="Tahoma" w:hAnsi="Tahoma" w:cs="Tahoma"/>
          <w:caps w:val="0"/>
          <w:smallCaps/>
          <w:color w:val="0D0D0D" w:themeColor="text1" w:themeTint="F2"/>
        </w:rPr>
        <w:fldChar w:fldCharType="begin"/>
      </w:r>
      <w:r>
        <w:rPr>
          <w:rFonts w:ascii="Tahoma" w:hAnsi="Tahoma" w:cs="Tahoma"/>
          <w:caps w:val="0"/>
          <w:smallCaps/>
          <w:color w:val="0D0D0D" w:themeColor="text1" w:themeTint="F2"/>
        </w:rPr>
        <w:instrText xml:space="preserve"> TOC \o "1-4" \h \z </w:instrText>
      </w:r>
      <w:r>
        <w:rPr>
          <w:rFonts w:ascii="Tahoma" w:hAnsi="Tahoma" w:cs="Tahoma"/>
          <w:caps w:val="0"/>
          <w:smallCaps/>
          <w:color w:val="0D0D0D" w:themeColor="text1" w:themeTint="F2"/>
        </w:rPr>
        <w:fldChar w:fldCharType="separate"/>
      </w:r>
      <w:hyperlink w:history="1" w:anchor="_Toc1397258" r:id="rId9">
        <w:r>
          <w:rPr>
            <w:rStyle w:val="Hyperlink"/>
            <w:rFonts w:eastAsia="Times New Roman" w:cs="Tahoma"/>
            <w:noProof/>
          </w:rPr>
          <w:t>Sign-off Checklist</w:t>
        </w:r>
        <w:r>
          <w:rPr>
            <w:rStyle w:val="Hyperlink"/>
            <w:noProof/>
            <w:webHidden/>
            <w:color w:val="auto"/>
          </w:rPr>
          <w:tab/>
        </w:r>
        <w:r>
          <w:rPr>
            <w:rStyle w:val="Hyperlink"/>
            <w:noProof/>
            <w:webHidden/>
            <w:color w:val="auto"/>
          </w:rPr>
          <w:fldChar w:fldCharType="begin"/>
        </w:r>
        <w:r>
          <w:rPr>
            <w:rStyle w:val="Hyperlink"/>
            <w:noProof/>
            <w:webHidden/>
            <w:color w:val="auto"/>
          </w:rPr>
          <w:instrText xml:space="preserve"> PAGEREF _Toc1397258 \h </w:instrText>
        </w:r>
        <w:r>
          <w:rPr>
            <w:rStyle w:val="Hyperlink"/>
            <w:noProof/>
            <w:webHidden/>
            <w:color w:val="auto"/>
          </w:rPr>
        </w:r>
        <w:r>
          <w:rPr>
            <w:rStyle w:val="Hyperlink"/>
            <w:noProof/>
            <w:webHidden/>
            <w:color w:val="auto"/>
          </w:rPr>
          <w:fldChar w:fldCharType="separate"/>
        </w:r>
        <w:r>
          <w:rPr>
            <w:rStyle w:val="Hyperlink"/>
            <w:noProof/>
            <w:webHidden/>
            <w:color w:val="auto"/>
          </w:rPr>
          <w:t>5</w:t>
        </w:r>
        <w:r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EF51A3A" w14:textId="77777777">
      <w:pPr>
        <w:pStyle w:val="TOC1"/>
        <w:tabs>
          <w:tab w:val="left" w:pos="40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397259" r:id="rId10">
        <w:r w:rsidR="00EB0B9D">
          <w:rPr>
            <w:rStyle w:val="Hyperlink"/>
            <w:rFonts w:eastAsia="Times New Roman" w:cs="Tahoma"/>
            <w:noProof/>
          </w:rPr>
          <w:t>1</w:t>
        </w:r>
        <w:r w:rsidR="00EB0B9D">
          <w:rPr>
            <w:rStyle w:val="Hyperlink"/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Header Information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_Toc1397259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BFC1304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60" r:id="rId11">
        <w:r w:rsidR="00EB0B9D">
          <w:rPr>
            <w:rStyle w:val="Hyperlink"/>
            <w:rFonts w:eastAsia="Times New Roman" w:cs="Tahoma"/>
            <w:noProof/>
          </w:rPr>
          <w:t>1.1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Executive Summary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_Toc1397260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0724251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61" r:id="rId12">
        <w:r w:rsidR="00EB0B9D">
          <w:rPr>
            <w:rStyle w:val="Hyperlink"/>
            <w:rFonts w:eastAsia="Times New Roman" w:cs="Tahoma"/>
            <w:noProof/>
          </w:rPr>
          <w:t>1.2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Purpose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_Toc1397261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A66EA4E" w14:textId="77777777">
      <w:pPr>
        <w:pStyle w:val="TOC1"/>
        <w:tabs>
          <w:tab w:val="left" w:pos="40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397262" r:id="rId13">
        <w:r w:rsidR="00EB0B9D">
          <w:rPr>
            <w:rStyle w:val="Hyperlink"/>
            <w:rFonts w:eastAsia="Times New Roman" w:cs="Tahoma"/>
            <w:noProof/>
          </w:rPr>
          <w:t>2</w:t>
        </w:r>
        <w:r w:rsidR="00EB0B9D">
          <w:rPr>
            <w:rStyle w:val="Hyperlink"/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Business process Overview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_Toc1397262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8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93773C0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63" r:id="rId14">
        <w:r w:rsidR="00EB0B9D">
          <w:rPr>
            <w:rStyle w:val="Hyperlink"/>
            <w:rFonts w:eastAsia="Times New Roman" w:cs="Tahoma"/>
            <w:noProof/>
          </w:rPr>
          <w:t>2.1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Current Scenario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_Toc1397263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8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F60562D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64" r:id="rId15">
        <w:r w:rsidR="00EB0B9D">
          <w:rPr>
            <w:rStyle w:val="Hyperlink"/>
            <w:rFonts w:eastAsia="Times New Roman" w:cs="Tahoma"/>
            <w:noProof/>
          </w:rPr>
          <w:t>2.2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To-Be Scenario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_Toc1397264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8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5DD6FCD9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65" r:id="rId16">
        <w:r w:rsidR="00EB0B9D">
          <w:rPr>
            <w:rStyle w:val="Hyperlink"/>
            <w:rFonts w:eastAsia="Times New Roman" w:cs="Tahoma"/>
            <w:noProof/>
          </w:rPr>
          <w:t>2.3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Messaging Choreography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_Toc1397265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8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BAEFE74" w14:textId="77777777">
      <w:pPr>
        <w:pStyle w:val="TOC1"/>
        <w:tabs>
          <w:tab w:val="left" w:pos="40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397266" r:id="rId17">
        <w:r w:rsidR="00EB0B9D">
          <w:rPr>
            <w:rStyle w:val="Hyperlink"/>
            <w:rFonts w:eastAsia="Times New Roman" w:cs="Tahoma"/>
            <w:noProof/>
          </w:rPr>
          <w:t>3</w:t>
        </w:r>
        <w:r w:rsidR="00EB0B9D">
          <w:rPr>
            <w:rStyle w:val="Hyperlink"/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Fun ctional Overview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_Toc1397266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9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3647804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67" r:id="rId18">
        <w:r w:rsidR="00EB0B9D">
          <w:rPr>
            <w:rStyle w:val="Hyperlink"/>
            <w:rFonts w:eastAsia="Times New Roman" w:cs="Tahoma"/>
            <w:noProof/>
          </w:rPr>
          <w:t>3.1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Interface Requirement and Background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_Toc1397267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9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05CFD0E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68" r:id="rId19">
        <w:r w:rsidR="00EB0B9D">
          <w:rPr>
            <w:rStyle w:val="Hyperlink"/>
            <w:rFonts w:eastAsia="Times New Roman" w:cs="Tahoma"/>
            <w:noProof/>
          </w:rPr>
          <w:t>3.2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Functional Description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_Toc1397268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9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A64E67D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69" r:id="rId20">
        <w:r w:rsidR="00EB0B9D">
          <w:rPr>
            <w:rStyle w:val="Hyperlink"/>
            <w:rFonts w:eastAsia="Times New Roman" w:cs="Tahoma"/>
            <w:noProof/>
          </w:rPr>
          <w:t>3.3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Interface Process Flow Diagram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_Toc1397269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BEB3289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70" r:id="rId21">
        <w:r w:rsidR="00EB0B9D">
          <w:rPr>
            <w:rStyle w:val="Hyperlink"/>
            <w:rFonts w:eastAsia="Times New Roman" w:cs="Tahoma"/>
            <w:noProof/>
          </w:rPr>
          <w:t>3.4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Functional Dependencies and Constraints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_Toc1397270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8FE858A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71" r:id="rId22">
        <w:r w:rsidR="00EB0B9D">
          <w:rPr>
            <w:rStyle w:val="Hyperlink"/>
            <w:rFonts w:eastAsia="Times New Roman" w:cs="Tahoma"/>
            <w:noProof/>
          </w:rPr>
          <w:t>3.5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Functional Assumptions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_Toc1397271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755DBD1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72" r:id="rId23">
        <w:r w:rsidR="00EB0B9D">
          <w:rPr>
            <w:rStyle w:val="Hyperlink"/>
            <w:rFonts w:eastAsia="Times New Roman" w:cs="Tahoma"/>
            <w:noProof/>
          </w:rPr>
          <w:t>3.5.1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Frequency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_Toc1397272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3DED536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73" r:id="rId24">
        <w:r w:rsidR="00EB0B9D">
          <w:rPr>
            <w:rStyle w:val="Hyperlink"/>
            <w:rFonts w:eastAsia="Times New Roman" w:cs="Tahoma"/>
            <w:noProof/>
          </w:rPr>
          <w:t>3.5.2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Transaction Volume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_Toc1397273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6A67538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74" r:id="rId25">
        <w:r w:rsidR="00EB0B9D">
          <w:rPr>
            <w:rStyle w:val="Hyperlink"/>
            <w:rFonts w:eastAsia="Times New Roman" w:cs="Tahoma"/>
            <w:noProof/>
          </w:rPr>
          <w:t>3.5.3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Initiating Process/ Transaction/ Program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_Toc1397274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AEBE82B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75" r:id="rId26">
        <w:r w:rsidR="00EB0B9D">
          <w:rPr>
            <w:rStyle w:val="Hyperlink"/>
            <w:rFonts w:eastAsia="Times New Roman" w:cs="Tahoma"/>
            <w:noProof/>
          </w:rPr>
          <w:t>3.5.4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Processing Type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_Toc1397275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7369927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76" r:id="rId27">
        <w:r w:rsidR="00EB0B9D">
          <w:rPr>
            <w:rStyle w:val="Hyperlink"/>
            <w:rFonts w:eastAsia="Times New Roman" w:cs="Tahoma"/>
            <w:noProof/>
          </w:rPr>
          <w:t>3.5.5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Performance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_Toc1397276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49E5DCA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77" r:id="rId28">
        <w:r w:rsidR="00EB0B9D">
          <w:rPr>
            <w:rStyle w:val="Hyperlink"/>
            <w:rFonts w:eastAsia="Times New Roman" w:cs="Tahoma"/>
            <w:noProof/>
          </w:rPr>
          <w:t>3.5.6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Proposed Transfer Method/ Program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_Toc1397277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A80C228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78" r:id="rId29">
        <w:r w:rsidR="00EB0B9D">
          <w:rPr>
            <w:rStyle w:val="Hyperlink"/>
            <w:rFonts w:eastAsia="Times New Roman" w:cs="Tahoma"/>
            <w:noProof/>
          </w:rPr>
          <w:t>3.5.7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Archival and Re-Run Requirements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_Toc1397278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8A56614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79" r:id="rId30">
        <w:r w:rsidR="00EB0B9D">
          <w:rPr>
            <w:rStyle w:val="Hyperlink"/>
            <w:rFonts w:eastAsia="Times New Roman" w:cs="Tahoma"/>
            <w:noProof/>
          </w:rPr>
          <w:t>3.5.8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Error and Notification Requirements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_Toc1397279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11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C49D62D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80" r:id="rId31">
        <w:r w:rsidR="00EB0B9D">
          <w:rPr>
            <w:rStyle w:val="Hyperlink"/>
            <w:rFonts w:eastAsia="Times New Roman" w:cs="Tahoma"/>
            <w:noProof/>
          </w:rPr>
          <w:t>3.5.9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Re-Use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_Toc1397280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11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7AA25B6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81" r:id="rId32">
        <w:r w:rsidR="00EB0B9D">
          <w:rPr>
            <w:rStyle w:val="Hyperlink"/>
            <w:rFonts w:eastAsia="Times New Roman" w:cs="Tahoma"/>
            <w:noProof/>
          </w:rPr>
          <w:t>3.5.10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Data Migration Requirements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_Toc1397281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11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57574C9" w14:textId="77777777">
      <w:pPr>
        <w:pStyle w:val="TOC1"/>
        <w:tabs>
          <w:tab w:val="left" w:pos="40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397282" r:id="rId33">
        <w:r w:rsidR="00EB0B9D">
          <w:rPr>
            <w:rStyle w:val="Hyperlink"/>
            <w:rFonts w:eastAsia="Times New Roman" w:cs="Tahoma"/>
            <w:noProof/>
          </w:rPr>
          <w:t>4</w:t>
        </w:r>
        <w:r w:rsidR="00EB0B9D">
          <w:rPr>
            <w:rStyle w:val="Hyperlink"/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Technical Overview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_Toc1397282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60E094E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83" r:id="rId34">
        <w:r w:rsidR="00EB0B9D">
          <w:rPr>
            <w:rStyle w:val="Hyperlink"/>
            <w:rFonts w:eastAsia="Times New Roman" w:cs="Tahoma"/>
            <w:noProof/>
          </w:rPr>
          <w:t>4.1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High Level Design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_Toc1397283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387B75A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84" r:id="rId35">
        <w:r w:rsidR="00EB0B9D">
          <w:rPr>
            <w:rStyle w:val="Hyperlink"/>
            <w:rFonts w:eastAsia="Times New Roman" w:cs="Tahoma"/>
            <w:noProof/>
          </w:rPr>
          <w:t>4.1.1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Usage of Standard SAP Enterprise Services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_Toc1397284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891AC26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85" r:id="rId36">
        <w:r w:rsidR="00EB0B9D">
          <w:rPr>
            <w:rStyle w:val="Hyperlink"/>
            <w:rFonts w:cs="Tahoma"/>
            <w:noProof/>
          </w:rPr>
          <w:t>4.1.2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BRM/Value Mapping Requirement and Usage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_Toc1397285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5785E6F9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86" r:id="rId37">
        <w:r w:rsidR="00EB0B9D">
          <w:rPr>
            <w:rStyle w:val="Hyperlink"/>
            <w:rFonts w:eastAsia="Times New Roman" w:cs="Tahoma"/>
            <w:noProof/>
          </w:rPr>
          <w:t>4.2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Technical Dependencies/Constraints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_Toc1397286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6FACF00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87" r:id="rId38">
        <w:r w:rsidR="00EB0B9D">
          <w:rPr>
            <w:rStyle w:val="Hyperlink"/>
            <w:rFonts w:eastAsia="Times New Roman" w:cs="Tahoma"/>
            <w:noProof/>
          </w:rPr>
          <w:t>4.3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Technical Assumptions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_Toc1397287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EE40619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88" r:id="rId39">
        <w:r w:rsidR="00EB0B9D">
          <w:rPr>
            <w:rStyle w:val="Hyperlink"/>
            <w:rFonts w:eastAsia="Times New Roman" w:cs="Tahoma"/>
            <w:noProof/>
          </w:rPr>
          <w:t>4.4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Design Considerations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_Toc1397288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CCAB16B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89" r:id="rId40">
        <w:r w:rsidR="00EB0B9D">
          <w:rPr>
            <w:rStyle w:val="Hyperlink"/>
            <w:rFonts w:eastAsia="Times New Roman" w:cs="Tahoma"/>
            <w:noProof/>
          </w:rPr>
          <w:t>4.5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Other Requirements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_Toc1397289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7052285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90" r:id="rId41">
        <w:r w:rsidR="00EB0B9D">
          <w:rPr>
            <w:rStyle w:val="Hyperlink"/>
            <w:rFonts w:eastAsia="Times New Roman" w:cs="Tahoma"/>
            <w:noProof/>
          </w:rPr>
          <w:t>4.5.1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Security, Integrity, and Controls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_Toc1397290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B0A418E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91" r:id="rId42">
        <w:r w:rsidR="00EB0B9D">
          <w:rPr>
            <w:rStyle w:val="Hyperlink"/>
            <w:rFonts w:eastAsia="Times New Roman" w:cs="Tahoma"/>
            <w:noProof/>
          </w:rPr>
          <w:t>4.5.1.1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Security and Authorization Configuration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_Toc1397291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381942A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92" r:id="rId43">
        <w:r w:rsidR="00EB0B9D">
          <w:rPr>
            <w:rStyle w:val="Hyperlink"/>
            <w:rFonts w:eastAsia="Times New Roman" w:cs="Tahoma"/>
            <w:noProof/>
          </w:rPr>
          <w:t>4.5.1.2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Authentication Level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_Toc1397292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D1DF635" w14:textId="77777777">
      <w:pPr>
        <w:pStyle w:val="TOC1"/>
        <w:tabs>
          <w:tab w:val="left" w:pos="40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397293" r:id="rId44">
        <w:r w:rsidR="00EB0B9D">
          <w:rPr>
            <w:rStyle w:val="Hyperlink"/>
            <w:rFonts w:eastAsia="Times New Roman" w:cs="Tahoma"/>
            <w:noProof/>
          </w:rPr>
          <w:t>5</w:t>
        </w:r>
        <w:r w:rsidR="00EB0B9D">
          <w:rPr>
            <w:rStyle w:val="Hyperlink"/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Development Overview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_Toc1397293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17B3F46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94" r:id="rId45">
        <w:r w:rsidR="00EB0B9D">
          <w:rPr>
            <w:rStyle w:val="Hyperlink"/>
            <w:rFonts w:eastAsia="Times New Roman" w:cs="Tahoma"/>
            <w:noProof/>
          </w:rPr>
          <w:t>5.1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Interface Type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_Toc1397294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037291C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95" r:id="rId46">
        <w:r w:rsidR="00EB0B9D">
          <w:rPr>
            <w:rStyle w:val="Hyperlink"/>
            <w:rFonts w:eastAsia="Times New Roman" w:cs="Tahoma"/>
            <w:noProof/>
          </w:rPr>
          <w:t>5.2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Technical Flow Diagram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_Toc1397295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F30F85B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96" r:id="rId47">
        <w:r w:rsidR="00EB0B9D">
          <w:rPr>
            <w:rStyle w:val="Hyperlink"/>
            <w:rFonts w:eastAsia="Times New Roman" w:cs="Tahoma"/>
            <w:noProof/>
          </w:rPr>
          <w:t>5.3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Technical Flow Description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_Toc1397296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4B48517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97" r:id="rId48">
        <w:r w:rsidR="00EB0B9D">
          <w:rPr>
            <w:rStyle w:val="Hyperlink"/>
            <w:rFonts w:eastAsia="Times New Roman" w:cs="Tahoma"/>
            <w:noProof/>
          </w:rPr>
          <w:t>5.4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Source Data layout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_Toc1397297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C628885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98" r:id="rId49">
        <w:r w:rsidR="00EB0B9D">
          <w:rPr>
            <w:rStyle w:val="Hyperlink"/>
            <w:rFonts w:eastAsia="Times New Roman" w:cs="Tahoma"/>
            <w:noProof/>
          </w:rPr>
          <w:t>5.5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Target Data layout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_Toc1397298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B1BFC88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299" r:id="rId50">
        <w:r w:rsidR="00EB0B9D">
          <w:rPr>
            <w:rStyle w:val="Hyperlink"/>
            <w:rFonts w:eastAsia="Times New Roman" w:cs="Tahoma"/>
            <w:noProof/>
          </w:rPr>
          <w:t>5.6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Mapping representation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_Toc1397299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BB3B94F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00" r:id="rId51">
        <w:r w:rsidR="00EB0B9D">
          <w:rPr>
            <w:rStyle w:val="Hyperlink"/>
            <w:rFonts w:eastAsia="Times New Roman" w:cs="Tahoma"/>
            <w:noProof/>
          </w:rPr>
          <w:t>5.7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BPM Workflow Diagram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_Toc1397300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8D8E59C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01" r:id="rId52">
        <w:r w:rsidR="00EB0B9D">
          <w:rPr>
            <w:rStyle w:val="Hyperlink"/>
            <w:rFonts w:eastAsia="Times New Roman" w:cs="Tahoma"/>
            <w:noProof/>
          </w:rPr>
          <w:t>5.8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Network Integration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_Toc1397301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3ED90AD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02" r:id="rId53">
        <w:r w:rsidR="00EB0B9D">
          <w:rPr>
            <w:rStyle w:val="Hyperlink"/>
            <w:rFonts w:eastAsia="Times New Roman" w:cs="Tahoma"/>
            <w:noProof/>
          </w:rPr>
          <w:t>5.9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Interface Scheduling Requirement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_Toc1397302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BD41231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03" r:id="rId54">
        <w:r w:rsidR="00EB0B9D">
          <w:rPr>
            <w:rStyle w:val="Hyperlink"/>
            <w:rFonts w:eastAsia="Times New Roman" w:cs="Tahoma"/>
            <w:noProof/>
            <w:lang w:eastAsia="nb-NO"/>
          </w:rPr>
          <w:t>5.10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Key Validation and Error Handling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_Toc1397303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51CAB75E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04" r:id="rId55">
        <w:r w:rsidR="00EB0B9D">
          <w:rPr>
            <w:rStyle w:val="Hyperlink"/>
            <w:rFonts w:eastAsia="Times New Roman" w:cs="Tahoma"/>
            <w:noProof/>
          </w:rPr>
          <w:t>5.10.1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Alert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_Toc1397304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14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8E97B9F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05" r:id="rId56">
        <w:r w:rsidR="00EB0B9D">
          <w:rPr>
            <w:rStyle w:val="Hyperlink"/>
            <w:rFonts w:eastAsia="Times New Roman" w:cs="Tahoma"/>
            <w:noProof/>
          </w:rPr>
          <w:t>5.10.2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Message Alerting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_Toc1397305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14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03860DF" w14:textId="77777777">
      <w:pPr>
        <w:pStyle w:val="TOC1"/>
        <w:tabs>
          <w:tab w:val="left" w:pos="40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397306" r:id="rId57">
        <w:r w:rsidR="00EB0B9D">
          <w:rPr>
            <w:rStyle w:val="Hyperlink"/>
            <w:rFonts w:eastAsia="Times New Roman" w:cs="Tahoma"/>
            <w:noProof/>
          </w:rPr>
          <w:t>6</w:t>
        </w:r>
        <w:r w:rsidR="00EB0B9D">
          <w:rPr>
            <w:rStyle w:val="Hyperlink"/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OUT of the Box Solutions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_Toc1397306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15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DE92A3E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07" r:id="rId58">
        <w:r w:rsidR="00EB0B9D">
          <w:rPr>
            <w:rStyle w:val="Hyperlink"/>
            <w:rFonts w:eastAsia="Times New Roman" w:cs="Tahoma"/>
            <w:noProof/>
          </w:rPr>
          <w:t>6.1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Description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_Toc1397307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15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506878F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08" r:id="rId59">
        <w:r w:rsidR="00EB0B9D">
          <w:rPr>
            <w:rStyle w:val="Hyperlink"/>
            <w:rFonts w:eastAsia="Times New Roman" w:cs="Tahoma"/>
            <w:noProof/>
          </w:rPr>
          <w:t>6.2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Configuration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_Toc1397308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15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68B3652" w14:textId="77777777">
      <w:pPr>
        <w:pStyle w:val="TOC1"/>
        <w:tabs>
          <w:tab w:val="left" w:pos="40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397309" r:id="rId60">
        <w:r w:rsidR="00EB0B9D">
          <w:rPr>
            <w:rStyle w:val="Hyperlink"/>
            <w:rFonts w:eastAsia="Times New Roman" w:cs="Tahoma"/>
            <w:noProof/>
          </w:rPr>
          <w:t>7</w:t>
        </w:r>
        <w:r w:rsidR="00EB0B9D">
          <w:rPr>
            <w:rStyle w:val="Hyperlink"/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Interface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_Toc1397309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5AF9233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10" r:id="rId61">
        <w:r w:rsidR="00EB0B9D">
          <w:rPr>
            <w:rStyle w:val="Hyperlink"/>
            <w:rFonts w:eastAsia="Times New Roman" w:cs="Tahoma"/>
            <w:noProof/>
          </w:rPr>
          <w:t>7.1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RMFT Technical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_Toc1397310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5B888106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11" r:id="rId62">
        <w:r w:rsidR="00EB0B9D">
          <w:rPr>
            <w:rStyle w:val="Hyperlink"/>
            <w:rFonts w:eastAsia="Times New Roman" w:cs="Tahoma"/>
            <w:noProof/>
          </w:rPr>
          <w:t>7.1.1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Source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_Toc1397311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ECA9C7F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12" r:id="rId63">
        <w:r w:rsidR="00EB0B9D">
          <w:rPr>
            <w:rStyle w:val="Hyperlink"/>
            <w:rFonts w:eastAsia="Times New Roman" w:cs="Tahoma"/>
            <w:noProof/>
          </w:rPr>
          <w:t>7.1.1.1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Source Host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_Toc1397312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5DE27B64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13" r:id="rId64">
        <w:r w:rsidR="00EB0B9D">
          <w:rPr>
            <w:rStyle w:val="Hyperlink"/>
            <w:rFonts w:eastAsia="Times New Roman" w:cs="Tahoma"/>
            <w:noProof/>
          </w:rPr>
          <w:t>7.1.1.2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Source Directory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_Toc1397313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54A4A190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14" r:id="rId65">
        <w:r w:rsidR="00EB0B9D">
          <w:rPr>
            <w:rStyle w:val="Hyperlink"/>
            <w:rFonts w:eastAsia="Times New Roman" w:cs="Tahoma"/>
            <w:noProof/>
          </w:rPr>
          <w:t>7.1.2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Target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_Toc1397314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AD70347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15" r:id="rId66">
        <w:r w:rsidR="00EB0B9D">
          <w:rPr>
            <w:rStyle w:val="Hyperlink"/>
            <w:rFonts w:eastAsia="Times New Roman" w:cs="Tahoma"/>
            <w:noProof/>
          </w:rPr>
          <w:t>7.1.2.1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Target Host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_Toc1397315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5A59F33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16" r:id="rId67">
        <w:r w:rsidR="00EB0B9D">
          <w:rPr>
            <w:rStyle w:val="Hyperlink"/>
            <w:rFonts w:eastAsia="Times New Roman" w:cs="Tahoma"/>
            <w:noProof/>
          </w:rPr>
          <w:t>7.1.2.2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Target Directory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_Toc1397316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DD92A4A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17" r:id="rId68">
        <w:r w:rsidR="00EB0B9D">
          <w:rPr>
            <w:rStyle w:val="Hyperlink"/>
            <w:rFonts w:eastAsia="Times New Roman" w:cs="Tahoma"/>
            <w:noProof/>
          </w:rPr>
          <w:t>7.1.3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Pull Job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_Toc1397317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F382CA6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18" r:id="rId69">
        <w:r w:rsidR="00EB0B9D">
          <w:rPr>
            <w:rStyle w:val="Hyperlink"/>
            <w:rFonts w:eastAsia="Times New Roman" w:cs="Tahoma"/>
            <w:noProof/>
          </w:rPr>
          <w:t>7.2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Integration Suite Technical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_Toc1397318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19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915DF5B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19" r:id="rId70">
        <w:r w:rsidR="00EB0B9D">
          <w:rPr>
            <w:rStyle w:val="Hyperlink"/>
            <w:rFonts w:eastAsia="Times New Roman" w:cs="Tahoma"/>
            <w:noProof/>
          </w:rPr>
          <w:t>7.2.1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System Landscape Configuration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_Toc1397319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19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726740F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20" r:id="rId71">
        <w:r w:rsidR="00EB0B9D">
          <w:rPr>
            <w:rStyle w:val="Hyperlink"/>
            <w:rFonts w:eastAsia="Times New Roman" w:cs="Tahoma"/>
            <w:noProof/>
          </w:rPr>
          <w:t>7.2.1.1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Systems Catalog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_Toc1397320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19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93F40A9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21" r:id="rId72">
        <w:r w:rsidR="00EB0B9D">
          <w:rPr>
            <w:rStyle w:val="Hyperlink"/>
            <w:rFonts w:eastAsia="Times New Roman" w:cs="Tahoma"/>
            <w:noProof/>
          </w:rPr>
          <w:t>7.2.1.2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Software Catalog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_Toc1397321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19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AA06BBB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22" r:id="rId73">
        <w:r w:rsidR="00EB0B9D">
          <w:rPr>
            <w:rStyle w:val="Hyperlink"/>
            <w:rFonts w:eastAsia="Times New Roman" w:cs="Tahoma"/>
            <w:noProof/>
          </w:rPr>
          <w:t>7.2.2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Integration Repository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_Toc1397322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751EB0D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23" r:id="rId74">
        <w:r w:rsidR="00EB0B9D">
          <w:rPr>
            <w:rStyle w:val="Hyperlink"/>
            <w:rFonts w:eastAsia="Times New Roman" w:cs="Tahoma"/>
            <w:noProof/>
          </w:rPr>
          <w:t>7.2.2.1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Interface Objects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_Toc1397323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CB35753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24" r:id="rId75">
        <w:r w:rsidR="00EB0B9D">
          <w:rPr>
            <w:rStyle w:val="Hyperlink"/>
            <w:rFonts w:eastAsia="Times New Roman" w:cs="Tahoma"/>
            <w:noProof/>
          </w:rPr>
          <w:t>7.2.2.1.1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Sender Objects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_Toc1397324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20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729B989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25" r:id="rId76">
        <w:r w:rsidR="00EB0B9D">
          <w:rPr>
            <w:rStyle w:val="Hyperlink"/>
            <w:rFonts w:eastAsia="Times New Roman" w:cs="Tahoma"/>
            <w:noProof/>
          </w:rPr>
          <w:t>7.2.2.1.2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BDO Objects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_Toc1397325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21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6BF80F5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26" r:id="rId77">
        <w:r w:rsidR="00EB0B9D">
          <w:rPr>
            <w:rStyle w:val="Hyperlink"/>
            <w:rFonts w:eastAsia="Times New Roman" w:cs="Tahoma"/>
            <w:noProof/>
          </w:rPr>
          <w:t>7.2.2.1.3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Receiver Objects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_Toc1397326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21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BC2F5B7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27" r:id="rId78">
        <w:r w:rsidR="00EB0B9D">
          <w:rPr>
            <w:rStyle w:val="Hyperlink"/>
            <w:rFonts w:eastAsia="Times New Roman" w:cs="Tahoma"/>
            <w:noProof/>
          </w:rPr>
          <w:t>7.2.2.1.4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Mapping Objects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_Toc1397327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1596EF6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28" r:id="rId79">
        <w:r w:rsidR="00EB0B9D">
          <w:rPr>
            <w:rStyle w:val="Hyperlink"/>
            <w:rFonts w:eastAsia="Times New Roman" w:cs="Tahoma"/>
            <w:noProof/>
          </w:rPr>
          <w:t>7.2.2.1.4.1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Message Mapping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_Toc1397328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5F02820C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29" r:id="rId80">
        <w:r w:rsidR="00EB0B9D">
          <w:rPr>
            <w:rStyle w:val="Hyperlink"/>
            <w:rFonts w:eastAsia="Times New Roman" w:cs="Tahoma"/>
            <w:noProof/>
          </w:rPr>
          <w:t>7.2.2.1.4.2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Function Libraries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_Toc1397329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E43E66A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30" r:id="rId81">
        <w:r w:rsidR="00EB0B9D">
          <w:rPr>
            <w:rStyle w:val="Hyperlink"/>
            <w:rFonts w:eastAsia="Times New Roman" w:cs="Tahoma"/>
            <w:noProof/>
          </w:rPr>
          <w:t>7.2.2.1.4.3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User Defined Functions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_Toc1397330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DEB76EF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31" r:id="rId82">
        <w:r w:rsidR="00EB0B9D">
          <w:rPr>
            <w:rStyle w:val="Hyperlink"/>
            <w:rFonts w:eastAsia="Times New Roman" w:cs="Tahoma"/>
            <w:noProof/>
          </w:rPr>
          <w:t>7.2.2.1.4.4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Operation Mapping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_Toc1397331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22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D3E5D35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32" r:id="rId83">
        <w:r w:rsidR="00EB0B9D">
          <w:rPr>
            <w:rStyle w:val="Hyperlink"/>
            <w:rFonts w:eastAsia="Times New Roman" w:cs="Tahoma"/>
            <w:noProof/>
          </w:rPr>
          <w:t>7.2.2.1.4.5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Imported Archive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_Toc1397332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C8A7E6F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33" r:id="rId84">
        <w:r w:rsidR="00EB0B9D">
          <w:rPr>
            <w:rStyle w:val="Hyperlink"/>
            <w:rFonts w:eastAsia="Times New Roman" w:cs="Tahoma"/>
            <w:noProof/>
          </w:rPr>
          <w:t>7.2.3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Integration Directory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_Toc1397333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82173C3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34" r:id="rId85">
        <w:r w:rsidR="00EB0B9D">
          <w:rPr>
            <w:rStyle w:val="Hyperlink"/>
            <w:rFonts w:eastAsia="Times New Roman" w:cs="Tahoma"/>
            <w:noProof/>
          </w:rPr>
          <w:t>7.2.3.1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iFlow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_Toc1397334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6630164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35" r:id="rId86">
        <w:r w:rsidR="00EB0B9D">
          <w:rPr>
            <w:rStyle w:val="Hyperlink"/>
            <w:rFonts w:eastAsia="Times New Roman" w:cs="Tahoma"/>
            <w:noProof/>
          </w:rPr>
          <w:t>7.2.3.2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Communication Component for &lt;Source – Target Integration Name&gt;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_Toc1397335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F393556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36" r:id="rId87">
        <w:r w:rsidR="00EB0B9D">
          <w:rPr>
            <w:rStyle w:val="Hyperlink"/>
            <w:rFonts w:eastAsia="Times New Roman" w:cs="Tahoma"/>
            <w:noProof/>
          </w:rPr>
          <w:t>7.2.3.2.1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Communication Channel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_Toc1397336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50C0268B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37" r:id="rId88">
        <w:r w:rsidR="00EB0B9D">
          <w:rPr>
            <w:rStyle w:val="Hyperlink"/>
            <w:rFonts w:eastAsia="Times New Roman" w:cs="Tahoma"/>
            <w:noProof/>
          </w:rPr>
          <w:t>7.2.3.3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Adapter Modules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_Toc1397337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23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6937789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38" r:id="rId89">
        <w:r w:rsidR="00EB0B9D">
          <w:rPr>
            <w:rStyle w:val="Hyperlink"/>
            <w:rFonts w:eastAsia="Times New Roman" w:cs="Tahoma"/>
            <w:noProof/>
          </w:rPr>
          <w:t>7.2.3.4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Receiver Determination Rule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_Toc1397338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24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25DC932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39" r:id="rId90">
        <w:r w:rsidR="00EB0B9D">
          <w:rPr>
            <w:rStyle w:val="Hyperlink"/>
            <w:rFonts w:eastAsia="Times New Roman" w:cs="Tahoma"/>
            <w:noProof/>
          </w:rPr>
          <w:t>7.2.3.5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Integrated Configuration Object (ICO)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_Toc1397339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24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2FC318C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40" r:id="rId91">
        <w:r w:rsidR="00EB0B9D">
          <w:rPr>
            <w:rStyle w:val="Hyperlink"/>
            <w:rFonts w:eastAsia="Times New Roman" w:cs="Tahoma"/>
            <w:noProof/>
          </w:rPr>
          <w:t>7.2.3.5.1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Sender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_Toc1397340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24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0058C0C" w14:textId="77777777">
      <w:pPr>
        <w:pStyle w:val="TOC2"/>
        <w:tabs>
          <w:tab w:val="left" w:pos="14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41" r:id="rId92">
        <w:r w:rsidR="00EB0B9D">
          <w:rPr>
            <w:rStyle w:val="Hyperlink"/>
            <w:rFonts w:eastAsia="Times New Roman" w:cs="Tahoma"/>
            <w:noProof/>
          </w:rPr>
          <w:t>7.2.3.5.2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Receiver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_Toc1397341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24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FDA6713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42" r:id="rId93">
        <w:r w:rsidR="00EB0B9D">
          <w:rPr>
            <w:rStyle w:val="Hyperlink"/>
            <w:rFonts w:eastAsia="Times New Roman" w:cs="Tahoma"/>
            <w:noProof/>
          </w:rPr>
          <w:t>7.2.4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NetWeaver BPM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_Toc1397342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24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38B11F04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43" r:id="rId94">
        <w:r w:rsidR="00EB0B9D">
          <w:rPr>
            <w:rStyle w:val="Hyperlink"/>
            <w:rFonts w:cs="Tahoma"/>
            <w:noProof/>
          </w:rPr>
          <w:t>7.2.4.1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BPM Overview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_Toc1397343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24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DFFB17E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44" r:id="rId95">
        <w:r w:rsidR="00EB0B9D">
          <w:rPr>
            <w:rStyle w:val="Hyperlink"/>
            <w:rFonts w:eastAsia="Times New Roman" w:cs="Tahoma"/>
            <w:noProof/>
          </w:rPr>
          <w:t>7.2.4.2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Diagramatic represention of the BPM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_Toc1397344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24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55493532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45" r:id="rId96">
        <w:r w:rsidR="00EB0B9D">
          <w:rPr>
            <w:rStyle w:val="Hyperlink"/>
            <w:rFonts w:eastAsia="Times New Roman" w:cs="Tahoma"/>
            <w:noProof/>
          </w:rPr>
          <w:t>7.2.5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BRM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_Toc1397345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24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48A93E8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46" r:id="rId97">
        <w:r w:rsidR="00EB0B9D">
          <w:rPr>
            <w:rStyle w:val="Hyperlink"/>
            <w:rFonts w:eastAsia="Times New Roman" w:cs="Tahoma"/>
            <w:noProof/>
          </w:rPr>
          <w:t>7.2.5.1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Flow Ruleset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_Toc1397346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25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35915D5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47" r:id="rId98">
        <w:r w:rsidR="00EB0B9D">
          <w:rPr>
            <w:rStyle w:val="Hyperlink"/>
            <w:rFonts w:eastAsia="Times New Roman" w:cs="Tahoma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7.3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Informatica Cloud Technical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_Toc1397347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25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BA74B3F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48" r:id="rId99">
        <w:r w:rsidR="00EB0B9D">
          <w:rPr>
            <w:rStyle w:val="Hyperlink"/>
            <w:rFonts w:eastAsia="Times New Roman" w:cs="Tahoma"/>
            <w:noProof/>
          </w:rPr>
          <w:t>7.3.1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Task Flow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_Toc1397348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25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BFE7293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49" r:id="rId100">
        <w:r w:rsidR="00EB0B9D">
          <w:rPr>
            <w:rStyle w:val="Hyperlink"/>
            <w:rFonts w:eastAsia="Times New Roman" w:cs="Tahoma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7.3.2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Connections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_Toc1397349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25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5B7E3E34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50" r:id="rId101">
        <w:r w:rsidR="00EB0B9D">
          <w:rPr>
            <w:rStyle w:val="Hyperlink"/>
            <w:rFonts w:eastAsia="Times New Roman" w:cs="Tahoma"/>
            <w:noProof/>
          </w:rPr>
          <w:t>7.4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CPI-DS Technical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_Toc1397350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52531B3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51" r:id="rId102">
        <w:r w:rsidR="00EB0B9D">
          <w:rPr>
            <w:rStyle w:val="Hyperlink"/>
            <w:rFonts w:eastAsia="Times New Roman" w:cs="Tahoma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7.4.1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Flow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_Toc1397351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EF06D94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52" r:id="rId103">
        <w:r w:rsidR="00EB0B9D">
          <w:rPr>
            <w:rStyle w:val="Hyperlink"/>
            <w:rFonts w:eastAsia="Times New Roman" w:cs="Tahoma"/>
            <w:noProof/>
          </w:rPr>
          <w:t>7.4.1.1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Task Name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_Toc1397352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8A8A087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53" r:id="rId104">
        <w:r w:rsidR="00EB0B9D">
          <w:rPr>
            <w:rStyle w:val="Hyperlink"/>
            <w:rFonts w:eastAsia="Times New Roman" w:cs="Tahoma"/>
            <w:noProof/>
          </w:rPr>
          <w:t>7.4.1.2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Data Flows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_Toc1397353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8234C1B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54" r:id="rId105">
        <w:r w:rsidR="00EB0B9D">
          <w:rPr>
            <w:rStyle w:val="Hyperlink"/>
            <w:rFonts w:cs="Tahoma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7.4.2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Datastores Configurations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_Toc1397354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D2BABC1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55" r:id="rId106">
        <w:r w:rsidR="00EB0B9D">
          <w:rPr>
            <w:rStyle w:val="Hyperlink"/>
            <w:rFonts w:eastAsia="Times New Roman" w:cs="Tahoma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7.4.3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Transformations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_Toc1397355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F690660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56" r:id="rId107">
        <w:r w:rsidR="00EB0B9D">
          <w:rPr>
            <w:rStyle w:val="Hyperlink"/>
            <w:rFonts w:cs="Tahoma"/>
            <w:noProof/>
          </w:rPr>
          <w:t>7.4.3.1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Filter &amp; Time Horizon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_Toc1397356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B263CB5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57" r:id="rId108">
        <w:r w:rsidR="00EB0B9D">
          <w:rPr>
            <w:rStyle w:val="Hyperlink"/>
            <w:rFonts w:eastAsia="Times New Roman" w:cs="Tahoma"/>
            <w:noProof/>
          </w:rPr>
          <w:t>7.4.3.2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Transformation Steps.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_Toc1397357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4F3CF90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58" r:id="rId109">
        <w:r w:rsidR="00EB0B9D">
          <w:rPr>
            <w:rStyle w:val="Hyperlink"/>
            <w:rFonts w:eastAsia="Times New Roman" w:cs="Tahoma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7.4.4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Scripts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_Toc1397358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86E78B0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59" r:id="rId110">
        <w:r w:rsidR="00EB0B9D">
          <w:rPr>
            <w:rStyle w:val="Hyperlink"/>
            <w:rFonts w:eastAsia="Times New Roman" w:cs="Tahoma"/>
            <w:noProof/>
          </w:rPr>
          <w:t>7.4.4.1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Preload Scripts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_Toc1397359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118ECAC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60" r:id="rId111">
        <w:r w:rsidR="00EB0B9D">
          <w:rPr>
            <w:rStyle w:val="Hyperlink"/>
            <w:rFonts w:eastAsia="Times New Roman" w:cs="Tahoma"/>
            <w:noProof/>
          </w:rPr>
          <w:t>7.4.4.2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Postload Scripts.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_Toc1397360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643C8289" w14:textId="77777777">
      <w:pPr>
        <w:pStyle w:val="TOC2"/>
        <w:tabs>
          <w:tab w:val="left" w:pos="12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61" r:id="rId112">
        <w:r w:rsidR="00EB0B9D">
          <w:rPr>
            <w:rStyle w:val="Hyperlink"/>
            <w:rFonts w:eastAsia="Times New Roman" w:cs="Tahoma"/>
            <w:noProof/>
          </w:rPr>
          <w:t>7.4.4.3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Global Variables.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_Toc1397361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068ABF2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62" r:id="rId113">
        <w:r w:rsidR="00EB0B9D">
          <w:rPr>
            <w:rStyle w:val="Hyperlink"/>
            <w:rFonts w:eastAsia="Times New Roman" w:cs="Tahoma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7.4.5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Flow Schedules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_Toc1397362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26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A992526" w14:textId="77777777">
      <w:pPr>
        <w:pStyle w:val="TOC1"/>
        <w:tabs>
          <w:tab w:val="left" w:pos="40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397363" r:id="rId114">
        <w:r w:rsidR="00EB0B9D">
          <w:rPr>
            <w:rStyle w:val="Hyperlink"/>
            <w:rFonts w:eastAsia="Times New Roman" w:cs="Tahoma"/>
            <w:noProof/>
          </w:rPr>
          <w:t>8</w:t>
        </w:r>
        <w:r w:rsidR="00EB0B9D">
          <w:rPr>
            <w:rStyle w:val="Hyperlink"/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Interface Cutover/Steady State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_Toc1397363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0331286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64" r:id="rId115">
        <w:r w:rsidR="00EB0B9D">
          <w:rPr>
            <w:rStyle w:val="Hyperlink"/>
            <w:rFonts w:eastAsia="Times New Roman" w:cs="Tahoma"/>
            <w:noProof/>
          </w:rPr>
          <w:t>8.1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Queue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_Toc1397364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725A803C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65" r:id="rId116">
        <w:r w:rsidR="00EB0B9D">
          <w:rPr>
            <w:rStyle w:val="Hyperlink"/>
            <w:rFonts w:eastAsia="Times New Roman" w:cs="Tahoma"/>
            <w:noProof/>
          </w:rPr>
          <w:t>8.1.1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Large Message Queue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_Toc1397365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14F66AD2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66" r:id="rId117">
        <w:r w:rsidR="00EB0B9D">
          <w:rPr>
            <w:rStyle w:val="Hyperlink"/>
            <w:rFonts w:eastAsia="Times New Roman" w:cs="Tahoma"/>
            <w:noProof/>
          </w:rPr>
          <w:t>8.1.2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Quality of Services (EO/ EOIO/ Best Effort)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_Toc1397366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C6CB8DB" w14:textId="77777777">
      <w:pPr>
        <w:pStyle w:val="TOC2"/>
        <w:tabs>
          <w:tab w:val="left" w:pos="10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67" r:id="rId118">
        <w:r w:rsidR="00EB0B9D">
          <w:rPr>
            <w:rStyle w:val="Hyperlink"/>
            <w:rFonts w:eastAsia="Times New Roman" w:cs="Tahoma"/>
            <w:noProof/>
          </w:rPr>
          <w:t>8.1.3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Queue Prioritization Details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_Toc1397367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1FC76BD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68" r:id="rId119">
        <w:r w:rsidR="00EB0B9D">
          <w:rPr>
            <w:rStyle w:val="Hyperlink"/>
            <w:rFonts w:eastAsia="Times New Roman" w:cs="Tahoma"/>
            <w:noProof/>
          </w:rPr>
          <w:t>8.2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Data Retention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_Toc1397368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D63E795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69" r:id="rId120">
        <w:r w:rsidR="00EB0B9D">
          <w:rPr>
            <w:rStyle w:val="Hyperlink"/>
            <w:rFonts w:eastAsia="Times New Roman" w:cs="Tahoma"/>
            <w:noProof/>
          </w:rPr>
          <w:t>8.3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Outstanding Issues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_Toc1397369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CB81E72" w14:textId="77777777">
      <w:pPr>
        <w:pStyle w:val="TOC1"/>
        <w:tabs>
          <w:tab w:val="left" w:pos="40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397370" r:id="rId121">
        <w:r w:rsidR="00EB0B9D">
          <w:rPr>
            <w:rStyle w:val="Hyperlink"/>
            <w:rFonts w:eastAsia="Times New Roman" w:cs="Tahoma"/>
            <w:noProof/>
          </w:rPr>
          <w:t>9</w:t>
        </w:r>
        <w:r w:rsidR="00EB0B9D">
          <w:rPr>
            <w:rStyle w:val="Hyperlink"/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Appendix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_Toc1397370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0E74A155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71" r:id="rId122">
        <w:r w:rsidR="00EB0B9D">
          <w:rPr>
            <w:rStyle w:val="Hyperlink"/>
            <w:rFonts w:eastAsia="Times New Roman" w:cs="Tahoma"/>
            <w:noProof/>
          </w:rPr>
          <w:t>9.1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Glossary of Terms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_Toc1397371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2B5DE9E9" w14:textId="77777777">
      <w:pPr>
        <w:pStyle w:val="TOC2"/>
        <w:tabs>
          <w:tab w:val="left" w:pos="800"/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history="1" w:anchor="_Toc1397372" r:id="rId123">
        <w:r w:rsidR="00EB0B9D">
          <w:rPr>
            <w:rStyle w:val="Hyperlink"/>
            <w:rFonts w:eastAsia="Times New Roman" w:cs="Tahoma"/>
            <w:noProof/>
          </w:rPr>
          <w:t>9.2</w:t>
        </w:r>
        <w:r w:rsidR="00EB0B9D">
          <w:rPr>
            <w:rStyle w:val="Hyperlink"/>
            <w:rFonts w:eastAsiaTheme="minorEastAsia" w:cstheme="minorBidi"/>
            <w:small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Additional Supporting/Reference Documentation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_Toc1397372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27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EB0B9D" w:rsidP="00EB0B9D" w:rsidRDefault="008111DE" w14:paraId="4CE353AE" w14:textId="5A5EE2EA">
      <w:pPr>
        <w:pStyle w:val="TOC1"/>
        <w:tabs>
          <w:tab w:val="left" w:pos="600"/>
          <w:tab w:val="right" w:leader="dot" w:pos="9350"/>
        </w:tabs>
        <w:rPr>
          <w:rStyle w:val="Hyperlink"/>
          <w:noProof/>
          <w:color w:val="auto"/>
        </w:rPr>
      </w:pPr>
      <w:hyperlink w:history="1" w:anchor="_Toc1397373" r:id="rId124">
        <w:r w:rsidR="00EB0B9D">
          <w:rPr>
            <w:rStyle w:val="Hyperlink"/>
            <w:rFonts w:eastAsia="Times New Roman" w:cs="Tahoma"/>
            <w:noProof/>
          </w:rPr>
          <w:t>10</w:t>
        </w:r>
        <w:r w:rsidR="00EB0B9D">
          <w:rPr>
            <w:rStyle w:val="Hyperlink"/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</w:rPr>
          <w:tab/>
        </w:r>
        <w:r w:rsidR="00EB0B9D">
          <w:rPr>
            <w:rStyle w:val="Hyperlink"/>
            <w:rFonts w:eastAsia="Times New Roman" w:cs="Tahoma"/>
            <w:noProof/>
          </w:rPr>
          <w:t>Acronyms</w:t>
        </w:r>
        <w:r w:rsidR="00EB0B9D">
          <w:rPr>
            <w:rStyle w:val="Hyperlink"/>
            <w:noProof/>
            <w:webHidden/>
            <w:color w:val="auto"/>
          </w:rPr>
          <w:tab/>
        </w:r>
        <w:r w:rsidR="00EB0B9D">
          <w:rPr>
            <w:rStyle w:val="Hyperlink"/>
            <w:noProof/>
            <w:webHidden/>
            <w:color w:val="auto"/>
          </w:rPr>
          <w:fldChar w:fldCharType="begin"/>
        </w:r>
        <w:r w:rsidR="00EB0B9D">
          <w:rPr>
            <w:rStyle w:val="Hyperlink"/>
            <w:noProof/>
            <w:webHidden/>
            <w:color w:val="auto"/>
          </w:rPr>
          <w:instrText xml:space="preserve"> PAGEREF _Toc1397373 \h </w:instrText>
        </w:r>
        <w:r w:rsidR="00EB0B9D">
          <w:rPr>
            <w:rStyle w:val="Hyperlink"/>
            <w:noProof/>
            <w:webHidden/>
            <w:color w:val="auto"/>
          </w:rPr>
        </w:r>
        <w:r w:rsidR="00EB0B9D">
          <w:rPr>
            <w:rStyle w:val="Hyperlink"/>
            <w:noProof/>
            <w:webHidden/>
            <w:color w:val="auto"/>
          </w:rPr>
          <w:fldChar w:fldCharType="separate"/>
        </w:r>
        <w:r w:rsidR="00EB0B9D">
          <w:rPr>
            <w:rStyle w:val="Hyperlink"/>
            <w:noProof/>
            <w:webHidden/>
            <w:color w:val="auto"/>
          </w:rPr>
          <w:t>28</w:t>
        </w:r>
        <w:r w:rsidR="00EB0B9D">
          <w:rPr>
            <w:rStyle w:val="Hyperlink"/>
            <w:noProof/>
            <w:webHidden/>
            <w:color w:val="auto"/>
          </w:rPr>
          <w:fldChar w:fldCharType="end"/>
        </w:r>
      </w:hyperlink>
    </w:p>
    <w:p w:rsidR="00B83A8D" w:rsidP="00B83A8D" w:rsidRDefault="00B83A8D" w14:paraId="05340AFF" w14:textId="38967FE6"/>
    <w:p w:rsidR="00B83A8D" w:rsidP="00B83A8D" w:rsidRDefault="00B83A8D" w14:paraId="00B57B4B" w14:textId="4D478C77"/>
    <w:p w:rsidR="00B83A8D" w:rsidP="00B83A8D" w:rsidRDefault="00B83A8D" w14:paraId="4CE48F1E" w14:textId="775347B0"/>
    <w:p w:rsidR="00B83A8D" w:rsidP="00B83A8D" w:rsidRDefault="00B83A8D" w14:paraId="50F22A51" w14:textId="754E372B"/>
    <w:p w:rsidR="00B83A8D" w:rsidP="00B83A8D" w:rsidRDefault="00B83A8D" w14:paraId="54A77357" w14:textId="3700C139"/>
    <w:p w:rsidR="00B83A8D" w:rsidP="00B83A8D" w:rsidRDefault="00B83A8D" w14:paraId="330181C6" w14:textId="5BDC4924"/>
    <w:p w:rsidR="00B83A8D" w:rsidP="00B83A8D" w:rsidRDefault="00B83A8D" w14:paraId="2CEEDD78" w14:textId="62B313F1"/>
    <w:p w:rsidR="00B83A8D" w:rsidP="00B83A8D" w:rsidRDefault="00B83A8D" w14:paraId="0B10EC1B" w14:textId="233E7C56"/>
    <w:p w:rsidR="00B83A8D" w:rsidP="00B83A8D" w:rsidRDefault="00B83A8D" w14:paraId="2F34AF62" w14:textId="133908AA"/>
    <w:p w:rsidR="00B83A8D" w:rsidP="00B83A8D" w:rsidRDefault="00B83A8D" w14:paraId="0E0E0EDE" w14:textId="4C5D1B76"/>
    <w:p w:rsidR="00B83A8D" w:rsidP="00B83A8D" w:rsidRDefault="00B83A8D" w14:paraId="2AF35C47" w14:textId="5527E489"/>
    <w:p w:rsidRPr="00B83A8D" w:rsidR="00B83A8D" w:rsidP="00B83A8D" w:rsidRDefault="00B83A8D" w14:paraId="76774651" w14:textId="77777777"/>
    <w:p w:rsidR="00EB0B9D" w:rsidP="00EB0B9D" w:rsidRDefault="00EB0B9D" w14:paraId="480E115A" w14:textId="1F3736DD">
      <w:pPr>
        <w:pStyle w:val="Heading1"/>
        <w:tabs>
          <w:tab w:val="left" w:pos="1080"/>
        </w:tabs>
        <w:suppressAutoHyphens/>
        <w:spacing w:before="0" w:after="240" w:line="240" w:lineRule="auto"/>
        <w:ind w:left="432"/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</w:pPr>
      <w:r>
        <w:rPr>
          <w:rFonts w:cs="Tahoma"/>
          <w:smallCaps/>
          <w:color w:val="0D0D0D" w:themeColor="text1" w:themeTint="F2"/>
          <w:szCs w:val="24"/>
        </w:rPr>
        <w:fldChar w:fldCharType="end"/>
      </w:r>
      <w:bookmarkStart w:name="_Toc1397258" w:id="2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9E591D8" wp14:editId="3F544711">
                <wp:simplePos x="0" y="0"/>
                <wp:positionH relativeFrom="margin">
                  <wp:align>left</wp:align>
                </wp:positionH>
                <wp:positionV relativeFrom="paragraph">
                  <wp:posOffset>-48260</wp:posOffset>
                </wp:positionV>
                <wp:extent cx="3352800" cy="285750"/>
                <wp:effectExtent l="0" t="0" r="0" b="0"/>
                <wp:wrapNone/>
                <wp:docPr id="17" name="Arrow: Pent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85750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6EC7A957">
              <v:shapetype id="_x0000_t15" coordsize="21600,21600" o:spt="15" adj="16200" path="m@0,l,,,21600@0,21600,21600,10800xe" w14:anchorId="50122041">
                <v:stroke joinstyle="miter"/>
                <v:formulas>
                  <v:f eqn="val #0"/>
                  <v:f eqn="prod #0 1 2"/>
                </v:formulas>
                <v:path textboxrect="0,0,10800,21600;0,0,16200,21600;0,0,21600,21600" gradientshapeok="t" o:connecttype="custom" o:connectlocs="@1,0;0,10800;@1,21600;21600,10800" o:connectangles="270,180,90,0"/>
                <v:handles>
                  <v:h position="#0,topLeft" xrange="0,21600"/>
                </v:handles>
              </v:shapetype>
              <v:shape id="Arrow: Pentagon 17" style="position:absolute;margin-left:0;margin-top:-3.8pt;width:264pt;height:22.5pt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4c6e7 [1300]" stroked="f" strokeweight="1pt" type="#_x0000_t15" adj="2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">
                <w10:wrap anchorx="margin"/>
              </v:shape>
            </w:pict>
          </mc:Fallback>
        </mc:AlternateContent>
      </w:r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>Sign-off Checklist</w:t>
      </w:r>
      <w:bookmarkEnd w:id="2"/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 xml:space="preserve"> </w:t>
      </w:r>
    </w:p>
    <w:p w:rsidR="00EB0B9D" w:rsidP="00EB0B9D" w:rsidRDefault="00EB0B9D" w14:paraId="5EBC8D0C" w14:textId="77777777">
      <w:pPr>
        <w:jc w:val="both"/>
        <w:rPr>
          <w:rFonts w:eastAsia="Times New Roman" w:asciiTheme="minorHAnsi" w:hAnsiTheme="minorHAnsi" w:cstheme="minorHAnsi"/>
          <w:i/>
          <w:color w:val="0000FF"/>
          <w:lang w:eastAsia="nb-NO"/>
        </w:rPr>
      </w:pPr>
      <w:r>
        <w:rPr>
          <w:rFonts w:eastAsia="Times New Roman" w:asciiTheme="minorHAnsi" w:hAnsiTheme="minorHAnsi" w:cstheme="minorHAnsi"/>
          <w:i/>
          <w:color w:val="0000FF"/>
          <w:lang w:eastAsia="nb-NO"/>
        </w:rPr>
        <w:t>&lt;Use the following checklist to guide your completion of the Technical Specification Document&gt;</w:t>
      </w:r>
    </w:p>
    <w:p w:rsidR="00EB0B9D" w:rsidP="00EB0B9D" w:rsidRDefault="00EB0B9D" w14:paraId="027C0005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  <w:rPr>
          <w:rFonts w:ascii="Book Antiqua" w:hAnsi="Book Antiqua"/>
          <w:b/>
          <w:i/>
          <w:color w:val="1F497D"/>
          <w:kern w:val="32"/>
        </w:rPr>
      </w:pPr>
      <w:r>
        <w:rPr>
          <w:rFonts w:ascii="Book Antiqua" w:hAnsi="Book Antiqua"/>
          <w:b/>
          <w:i/>
          <w:color w:val="1F497D"/>
          <w:kern w:val="32"/>
          <w:sz w:val="24"/>
        </w:rPr>
        <w:t>Standards and Consistency</w:t>
      </w:r>
    </w:p>
    <w:p w:rsidR="00EB0B9D" w:rsidP="2B312BDD" w:rsidRDefault="00EB0B9D" w14:paraId="6A19808D" w14:textId="77777777">
      <w:pPr>
        <w:keepNext w:val="1"/>
        <w:keepLines w:val="1"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6" w:hanging="346"/>
        <w:jc w:val="both"/>
      </w:pPr>
      <w: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name="Check9" w:id="3"/>
      <w:r>
        <w:instrText xml:space="preserve"> FORMCHECKBOX </w:instrText>
      </w:r>
      <w:r w:rsidR="008111DE">
        <w:fldChar w:fldCharType="separate"/>
      </w:r>
      <w:r>
        <w:fldChar w:fldCharType="end"/>
      </w:r>
      <w:bookmarkEnd w:id="3"/>
      <w:r w:rsidR="00EB0B9D">
        <w:rPr/>
        <w:t xml:space="preserve"> Has the correct template been </w:t>
      </w:r>
      <w:bookmarkStart w:name="_Int_bOik9uPM" w:id="807460207"/>
      <w:r w:rsidR="00EB0B9D">
        <w:rPr/>
        <w:t xml:space="preserve">used</w:t>
      </w:r>
      <w:bookmarkEnd w:id="807460207"/>
      <w:r w:rsidR="00EB0B9D">
        <w:rPr/>
        <w:t xml:space="preserve"> and all sections been completed as </w:t>
      </w:r>
      <w:r w:rsidR="00EB0B9D">
        <w:rPr/>
        <w:t xml:space="preserve">required</w:t>
      </w:r>
      <w:r w:rsidR="00EB0B9D">
        <w:rPr/>
        <w:t xml:space="preserve">?</w:t>
      </w:r>
    </w:p>
    <w:p w:rsidR="00EB0B9D" w:rsidP="00EB0B9D" w:rsidRDefault="00EB0B9D" w14:paraId="6F659F07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Are the correct details (Business Owner for sign-off, status, etc.) displayed on the front page?</w:t>
      </w:r>
    </w:p>
    <w:p w:rsidR="00EB0B9D" w:rsidP="00EB0B9D" w:rsidRDefault="00EB0B9D" w14:paraId="2892BF6A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Have all the assumptions been documented properly so that there are no open issues in the document?</w:t>
      </w:r>
    </w:p>
    <w:p w:rsidR="00EB0B9D" w:rsidP="00EB0B9D" w:rsidRDefault="00EB0B9D" w14:paraId="20C60054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Has the document history been continuously updated?</w:t>
      </w:r>
    </w:p>
    <w:p w:rsidR="00EB0B9D" w:rsidP="00EB0B9D" w:rsidRDefault="00EB0B9D" w14:paraId="6707608B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</w:pPr>
      <w:r>
        <w:t>Integration and Dependencies</w:t>
      </w:r>
    </w:p>
    <w:p w:rsidR="00EB0B9D" w:rsidP="00EB0B9D" w:rsidRDefault="00EB0B9D" w14:paraId="210FA005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>Have all inputs and outputs been identified and confirmed?</w:t>
      </w:r>
    </w:p>
    <w:p w:rsidR="00EB0B9D" w:rsidP="00EB0B9D" w:rsidRDefault="00EB0B9D" w14:paraId="6F7AAC64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>Have all referenced documents been listed (other business process designs, sub process designs, spreadsheets, information papers, etc.)?</w:t>
      </w:r>
    </w:p>
    <w:p w:rsidR="00EB0B9D" w:rsidP="00EB0B9D" w:rsidRDefault="00EB0B9D" w14:paraId="50346A98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  <w:rPr>
          <w:rFonts w:ascii="Book Antiqua" w:hAnsi="Book Antiqua"/>
          <w:b/>
          <w:i/>
          <w:color w:val="1F497D"/>
          <w:kern w:val="32"/>
          <w:sz w:val="24"/>
        </w:rPr>
      </w:pPr>
      <w:bookmarkStart w:name="_Toc208739482" w:id="4"/>
      <w:r>
        <w:rPr>
          <w:rFonts w:ascii="Book Antiqua" w:hAnsi="Book Antiqua"/>
          <w:b/>
          <w:i/>
          <w:color w:val="1F497D"/>
          <w:kern w:val="32"/>
          <w:sz w:val="24"/>
        </w:rPr>
        <w:t>Design</w:t>
      </w:r>
      <w:bookmarkEnd w:id="4"/>
    </w:p>
    <w:p w:rsidR="00EB0B9D" w:rsidP="00EB0B9D" w:rsidRDefault="00EB0B9D" w14:paraId="05EA2336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Has the report development technique been identified?</w:t>
      </w:r>
    </w:p>
    <w:p w:rsidR="00EB0B9D" w:rsidP="00EB0B9D" w:rsidRDefault="00EB0B9D" w14:paraId="025587DE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ind w:left="342" w:hanging="342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Has an example of existing RICEF object been included?</w:t>
      </w:r>
    </w:p>
    <w:p w:rsidR="00EB0B9D" w:rsidP="00EB0B9D" w:rsidRDefault="00EB0B9D" w14:paraId="2649FA6F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ind w:left="342" w:hanging="342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If the report is of type modification (custom development), has it been approved?</w:t>
      </w:r>
    </w:p>
    <w:p w:rsidR="00EB0B9D" w:rsidP="00EB0B9D" w:rsidRDefault="00EB0B9D" w14:paraId="7F19434C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ind w:left="342" w:hanging="342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Have all areas of impact been identified?</w:t>
      </w:r>
    </w:p>
    <w:p w:rsidR="00EB0B9D" w:rsidP="00EB0B9D" w:rsidRDefault="00EB0B9D" w14:paraId="0737BCB0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  <w:rPr>
          <w:rFonts w:ascii="Book Antiqua" w:hAnsi="Book Antiqua"/>
          <w:b/>
          <w:i/>
          <w:color w:val="1F497D"/>
          <w:kern w:val="32"/>
          <w:sz w:val="24"/>
        </w:rPr>
      </w:pPr>
      <w:bookmarkStart w:name="_Toc208739483" w:id="5"/>
      <w:r>
        <w:rPr>
          <w:rFonts w:ascii="Book Antiqua" w:hAnsi="Book Antiqua"/>
          <w:b/>
          <w:i/>
          <w:color w:val="1F497D"/>
          <w:kern w:val="32"/>
          <w:sz w:val="24"/>
        </w:rPr>
        <w:t>Performance</w:t>
      </w:r>
      <w:bookmarkEnd w:id="5"/>
    </w:p>
    <w:p w:rsidR="00EB0B9D" w:rsidP="00EB0B9D" w:rsidRDefault="00EB0B9D" w14:paraId="004E6C01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Have the performance implications, metrics and targets been documented?</w:t>
      </w:r>
    </w:p>
    <w:p w:rsidR="00EB0B9D" w:rsidP="00EB0B9D" w:rsidRDefault="00EB0B9D" w14:paraId="5B922174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ind w:left="342" w:hanging="342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Has the performance and volume usage of the report development been considered?</w:t>
      </w:r>
    </w:p>
    <w:p w:rsidR="00EB0B9D" w:rsidP="00EB0B9D" w:rsidRDefault="00EB0B9D" w14:paraId="101A36BD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  <w:rPr>
          <w:rFonts w:ascii="Book Antiqua" w:hAnsi="Book Antiqua"/>
          <w:b/>
          <w:i/>
          <w:color w:val="1F497D"/>
          <w:kern w:val="32"/>
          <w:sz w:val="24"/>
        </w:rPr>
      </w:pPr>
      <w:bookmarkStart w:name="_Toc208739484" w:id="6"/>
      <w:r>
        <w:rPr>
          <w:rFonts w:ascii="Book Antiqua" w:hAnsi="Book Antiqua"/>
          <w:b/>
          <w:i/>
          <w:color w:val="1F497D"/>
          <w:kern w:val="32"/>
          <w:sz w:val="24"/>
        </w:rPr>
        <w:t>Exceptions and Error Handling</w:t>
      </w:r>
      <w:bookmarkEnd w:id="6"/>
    </w:p>
    <w:p w:rsidR="00EB0B9D" w:rsidP="00EB0B9D" w:rsidRDefault="00EB0B9D" w14:paraId="58B2991F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ind w:left="346" w:hanging="346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Have the exceptions and likely errors been defined and listed?</w:t>
      </w:r>
    </w:p>
    <w:p w:rsidR="00EB0B9D" w:rsidP="00EB0B9D" w:rsidRDefault="00EB0B9D" w14:paraId="56A91766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ind w:left="346" w:hanging="346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Does the document describe what steps (if any) need to be taken after an exception has been raised?</w:t>
      </w:r>
    </w:p>
    <w:p w:rsidR="00EB0B9D" w:rsidP="00EB0B9D" w:rsidRDefault="00EB0B9D" w14:paraId="2FF3756E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ind w:left="346" w:hanging="346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Have all the applicable business scenarios been considered, along with the corresponding test conditions?</w:t>
      </w:r>
    </w:p>
    <w:p w:rsidR="00EB0B9D" w:rsidP="00EB0B9D" w:rsidRDefault="00EB0B9D" w14:paraId="29ECBA7B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  <w:rPr>
          <w:rFonts w:ascii="Book Antiqua" w:hAnsi="Book Antiqua"/>
          <w:b/>
          <w:i/>
          <w:color w:val="1F497D"/>
          <w:kern w:val="32"/>
          <w:sz w:val="24"/>
        </w:rPr>
      </w:pPr>
      <w:bookmarkStart w:name="_Toc208739485" w:id="7"/>
      <w:r>
        <w:rPr>
          <w:rFonts w:ascii="Book Antiqua" w:hAnsi="Book Antiqua"/>
          <w:b/>
          <w:i/>
          <w:color w:val="1F497D"/>
          <w:kern w:val="32"/>
          <w:sz w:val="24"/>
        </w:rPr>
        <w:t>Usability – From the user perspective</w:t>
      </w:r>
      <w:bookmarkEnd w:id="7"/>
    </w:p>
    <w:p w:rsidR="00EB0B9D" w:rsidP="2B312BDD" w:rsidRDefault="00EB0B9D" w14:paraId="79BAB907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 w:rsidR="00EB0B9D">
        <w:rPr/>
        <w:t xml:space="preserve"> Has the report </w:t>
      </w:r>
      <w:r w:rsidR="00EB0B9D">
        <w:rPr/>
        <w:t xml:space="preserve">attempted</w:t>
      </w:r>
      <w:r w:rsidR="00EB0B9D">
        <w:rPr/>
        <w:t xml:space="preserve"> to maximize the efficiency of the user (</w:t>
      </w:r>
      <w:bookmarkStart w:name="_Int_1SfSiNRE" w:id="249122376"/>
      <w:r w:rsidR="00EB0B9D">
        <w:rPr/>
        <w:t xml:space="preserve">i.e.</w:t>
      </w:r>
      <w:bookmarkEnd w:id="249122376"/>
      <w:r w:rsidR="00EB0B9D">
        <w:rPr/>
        <w:t xml:space="preserve"> simple to use, intuitive, quick to use)?</w:t>
      </w:r>
    </w:p>
    <w:p w:rsidR="00EB0B9D" w:rsidP="00EB0B9D" w:rsidRDefault="00EB0B9D" w14:paraId="0B59322A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Are any manual steps clearly defined and carefully designed?</w:t>
      </w:r>
    </w:p>
    <w:p w:rsidR="00EB0B9D" w:rsidP="00EB0B9D" w:rsidRDefault="00EB0B9D" w14:paraId="77E62908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  <w:rPr>
          <w:rFonts w:ascii="Book Antiqua" w:hAnsi="Book Antiqua"/>
          <w:b/>
          <w:i/>
          <w:color w:val="1F497D"/>
          <w:kern w:val="32"/>
          <w:sz w:val="24"/>
        </w:rPr>
      </w:pPr>
      <w:bookmarkStart w:name="_Toc208739486" w:id="8"/>
      <w:r>
        <w:rPr>
          <w:rFonts w:ascii="Book Antiqua" w:hAnsi="Book Antiqua"/>
          <w:b/>
          <w:i/>
          <w:color w:val="1F497D"/>
          <w:kern w:val="32"/>
          <w:sz w:val="24"/>
        </w:rPr>
        <w:t>Flexibility – From a business perspective</w:t>
      </w:r>
      <w:bookmarkEnd w:id="8"/>
    </w:p>
    <w:p w:rsidR="00EB0B9D" w:rsidP="00EB0B9D" w:rsidRDefault="00EB0B9D" w14:paraId="53C10573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Have all steps been clearly identified and documented so new functionality can be added in the future?</w:t>
      </w:r>
    </w:p>
    <w:p w:rsidR="00EB0B9D" w:rsidP="00EB0B9D" w:rsidRDefault="00EB0B9D" w14:paraId="2EFAFC32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2" w:hanging="342"/>
        <w:jc w:val="both"/>
        <w:rPr>
          <w:rFonts w:ascii="Book Antiqua" w:hAnsi="Book Antiqua"/>
          <w:b/>
          <w:i/>
          <w:color w:val="1F497D"/>
          <w:kern w:val="32"/>
          <w:sz w:val="24"/>
        </w:rPr>
      </w:pPr>
      <w:bookmarkStart w:name="_Toc208739487" w:id="9"/>
      <w:r>
        <w:rPr>
          <w:rFonts w:ascii="Book Antiqua" w:hAnsi="Book Antiqua"/>
          <w:b/>
          <w:i/>
          <w:color w:val="1F497D"/>
          <w:kern w:val="32"/>
          <w:sz w:val="24"/>
        </w:rPr>
        <w:t>Additional information</w:t>
      </w:r>
      <w:bookmarkEnd w:id="9"/>
    </w:p>
    <w:p w:rsidR="00EB0B9D" w:rsidP="2B312BDD" w:rsidRDefault="00EB0B9D" w14:paraId="6DA9E7D2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 w:rsidR="00EB0B9D">
        <w:rPr/>
        <w:t xml:space="preserve"> Has security been considered (</w:t>
      </w:r>
      <w:bookmarkStart w:name="_Int_EUYB0Xam" w:id="1471694435"/>
      <w:r w:rsidR="00EB0B9D">
        <w:rPr/>
        <w:t xml:space="preserve">e.g.</w:t>
      </w:r>
      <w:bookmarkEnd w:id="1471694435"/>
      <w:r w:rsidR="00EB0B9D">
        <w:rPr/>
        <w:t xml:space="preserve"> authority checking considered, target group of users who should be given access to the report, etc.)?</w:t>
      </w:r>
    </w:p>
    <w:p w:rsidR="00EB0B9D" w:rsidP="2B312BDD" w:rsidRDefault="00EB0B9D" w14:paraId="2A2F6571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 w:rsidR="00EB0B9D">
        <w:rPr/>
        <w:t xml:space="preserve"> Are the test conditions sufficiently detailed to enable a full test of all </w:t>
      </w:r>
      <w:bookmarkStart w:name="_Int_nq7yfVUN" w:id="2080782234"/>
      <w:r w:rsidR="00EB0B9D">
        <w:rPr/>
        <w:t xml:space="preserve">required</w:t>
      </w:r>
      <w:bookmarkEnd w:id="2080782234"/>
      <w:r w:rsidR="00EB0B9D">
        <w:rPr/>
        <w:t xml:space="preserve"> functionality?</w:t>
      </w:r>
    </w:p>
    <w:p w:rsidR="00EB0B9D" w:rsidP="00EB0B9D" w:rsidRDefault="00EB0B9D" w14:paraId="77536728" w14:textId="77777777">
      <w:pPr>
        <w:keepNext/>
        <w:keepLines/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 w:line="240" w:lineRule="auto"/>
        <w:ind w:left="346" w:hanging="346"/>
        <w:jc w:val="both"/>
        <w:rPr>
          <w:rFonts w:ascii="Book Antiqua" w:hAnsi="Book Antiqua"/>
          <w:b/>
          <w:i/>
          <w:color w:val="1F497D"/>
          <w:kern w:val="32"/>
          <w:sz w:val="24"/>
        </w:rPr>
      </w:pPr>
      <w:r>
        <w:rPr>
          <w:rFonts w:ascii="Book Antiqua" w:hAnsi="Book Antiqua"/>
          <w:b/>
          <w:i/>
          <w:color w:val="1F497D"/>
          <w:kern w:val="32"/>
          <w:sz w:val="24"/>
        </w:rPr>
        <w:t>Document Integrity and Consistency</w:t>
      </w:r>
    </w:p>
    <w:p w:rsidR="00EB0B9D" w:rsidP="2B312BDD" w:rsidRDefault="00EB0B9D" w14:paraId="55A951D5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 w:rsidR="00EB0B9D">
        <w:rPr/>
        <w:t xml:space="preserve"> Has the correct template been </w:t>
      </w:r>
      <w:bookmarkStart w:name="_Int_yD4Iitfy" w:id="1742316419"/>
      <w:r w:rsidR="00EB0B9D">
        <w:rPr/>
        <w:t xml:space="preserve">used</w:t>
      </w:r>
      <w:bookmarkEnd w:id="1742316419"/>
      <w:r w:rsidR="00EB0B9D">
        <w:rPr/>
        <w:t xml:space="preserve"> and all sections been completed as </w:t>
      </w:r>
      <w:r w:rsidR="00EB0B9D">
        <w:rPr/>
        <w:t xml:space="preserve">required</w:t>
      </w:r>
      <w:r w:rsidR="00EB0B9D">
        <w:rPr/>
        <w:t xml:space="preserve">?</w:t>
      </w:r>
    </w:p>
    <w:p w:rsidR="00EB0B9D" w:rsidP="00EB0B9D" w:rsidRDefault="00EB0B9D" w14:paraId="5BB52C39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Is the naming convention followed?</w:t>
      </w:r>
    </w:p>
    <w:p w:rsidR="00EB0B9D" w:rsidP="2B312BDD" w:rsidRDefault="00EB0B9D" w14:paraId="506E6A5C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 w:rsidR="00EB0B9D">
        <w:rPr/>
        <w:t xml:space="preserve"> </w:t>
      </w:r>
      <w:bookmarkStart w:name="_Int_r8PaEd6O" w:id="1944788017"/>
      <w:r w:rsidR="00EB0B9D">
        <w:rPr/>
        <w:t xml:space="preserve">Is</w:t>
      </w:r>
      <w:bookmarkEnd w:id="1944788017"/>
      <w:r w:rsidR="00EB0B9D">
        <w:rPr/>
        <w:t xml:space="preserve"> Syngenta OASIS (design and security) guidelines followed?</w:t>
      </w:r>
    </w:p>
    <w:p w:rsidR="00EB0B9D" w:rsidP="00EB0B9D" w:rsidRDefault="00EB0B9D" w14:paraId="36F33B97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Are all the links and other object attachments required captured and valid?</w:t>
      </w:r>
    </w:p>
    <w:p w:rsidR="00EB0B9D" w:rsidP="00EB0B9D" w:rsidRDefault="00EB0B9D" w14:paraId="2C41E679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Is the Technical Walkthrough complete?</w:t>
      </w:r>
    </w:p>
    <w:p w:rsidR="00EB0B9D" w:rsidP="00EB0B9D" w:rsidRDefault="00EB0B9D" w14:paraId="773388E5" w14:textId="77777777">
      <w:pPr>
        <w:pBdr>
          <w:top w:val="single" w:color="C0C0C0" w:sz="4" w:space="2"/>
          <w:left w:val="single" w:color="C0C0C0" w:sz="4" w:space="4"/>
          <w:bottom w:val="single" w:color="C0C0C0" w:sz="4" w:space="1"/>
          <w:right w:val="single" w:color="C0C0C0" w:sz="4" w:space="4"/>
        </w:pBdr>
        <w:spacing w:after="0"/>
        <w:jc w:val="both"/>
      </w:pPr>
      <w: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8111DE">
        <w:fldChar w:fldCharType="separate"/>
      </w:r>
      <w:r>
        <w:fldChar w:fldCharType="end"/>
      </w:r>
      <w:r>
        <w:t xml:space="preserve"> Are the review comments captured and closed?</w:t>
      </w:r>
    </w:p>
    <w:p w:rsidR="00EB0B9D" w:rsidP="00EB0B9D" w:rsidRDefault="00EB0B9D" w14:paraId="0F17AA56" w14:textId="77777777">
      <w:pPr>
        <w:rPr>
          <w:rFonts w:eastAsia="Times New Roman" w:cs="Tahoma"/>
          <w:b/>
          <w:caps/>
          <w:color w:val="000000"/>
          <w:sz w:val="26"/>
          <w:szCs w:val="26"/>
        </w:rPr>
      </w:pPr>
      <w:r>
        <w:rPr>
          <w:rFonts w:eastAsia="Times New Roman" w:cs="Tahoma"/>
          <w:bCs/>
          <w:caps/>
          <w:color w:val="000000"/>
          <w:sz w:val="26"/>
          <w:szCs w:val="26"/>
        </w:rPr>
        <w:br w:type="page"/>
      </w:r>
    </w:p>
    <w:bookmarkStart w:name="_Toc1397259" w:id="10"/>
    <w:p w:rsidR="00EB0B9D" w:rsidP="00EB0B9D" w:rsidRDefault="00EB0B9D" w14:paraId="19EE6383" w14:textId="7025FDCD">
      <w:pPr>
        <w:pStyle w:val="Heading1"/>
        <w:numPr>
          <w:ilvl w:val="0"/>
          <w:numId w:val="2"/>
        </w:numPr>
        <w:tabs>
          <w:tab w:val="clear" w:pos="522"/>
          <w:tab w:val="left" w:pos="1080"/>
          <w:tab w:val="num" w:pos="1530"/>
        </w:tabs>
        <w:suppressAutoHyphens/>
        <w:spacing w:before="0" w:after="240" w:line="240" w:lineRule="auto"/>
        <w:ind w:left="540" w:hanging="450"/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7190F7D" wp14:editId="037D11F1">
                <wp:simplePos x="0" y="0"/>
                <wp:positionH relativeFrom="margin">
                  <wp:align>left</wp:align>
                </wp:positionH>
                <wp:positionV relativeFrom="paragraph">
                  <wp:posOffset>-48260</wp:posOffset>
                </wp:positionV>
                <wp:extent cx="3352800" cy="285750"/>
                <wp:effectExtent l="0" t="0" r="0" b="0"/>
                <wp:wrapNone/>
                <wp:docPr id="19" name="Arrow: 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85750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3C14D8A1">
              <v:shape id="Arrow: Pentagon 19" style="position:absolute;margin-left:0;margin-top:-3.8pt;width:264pt;height:22.5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4c6e7 [1300]" stroked="f" strokeweight="1pt" type="#_x0000_t15" adj="2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" w14:anchorId="55671905">
                <w10:wrap anchorx="margin"/>
              </v:shape>
            </w:pict>
          </mc:Fallback>
        </mc:AlternateContent>
      </w:r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>Header Information</w:t>
      </w:r>
      <w:bookmarkEnd w:id="10"/>
    </w:p>
    <w:p w:rsidR="00EB0B9D" w:rsidP="00EB0B9D" w:rsidRDefault="00EB0B9D" w14:paraId="696C49E4" w14:textId="77777777">
      <w:pPr>
        <w:pStyle w:val="Heading2"/>
        <w:numPr>
          <w:ilvl w:val="1"/>
          <w:numId w:val="2"/>
        </w:numPr>
        <w:tabs>
          <w:tab w:val="clear" w:pos="576"/>
          <w:tab w:val="num" w:pos="63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404788195" w:id="11"/>
      <w:bookmarkStart w:name="_Toc426649466" w:id="12"/>
      <w:bookmarkStart w:name="_Toc1397260" w:id="13"/>
      <w:r>
        <w:rPr>
          <w:rFonts w:ascii="Tahoma" w:hAnsi="Tahoma" w:eastAsia="Times New Roman" w:cs="Tahoma"/>
          <w:noProof/>
          <w:color w:val="auto"/>
          <w:sz w:val="22"/>
          <w:szCs w:val="22"/>
        </w:rPr>
        <w:t>Executive Summary</w:t>
      </w:r>
      <w:bookmarkEnd w:id="11"/>
      <w:bookmarkEnd w:id="12"/>
      <w:bookmarkEnd w:id="13"/>
    </w:p>
    <w:p w:rsidR="00EB0B9D" w:rsidP="2B312BDD" w:rsidRDefault="00EB0B9D" w14:paraId="7A5B9D98" w14:textId="215B9942">
      <w:pPr>
        <w:ind w:left="576"/>
        <w:jc w:val="both"/>
        <w:rPr>
          <w:rFonts w:ascii="Calibri" w:hAnsi="Calibri" w:eastAsia="Times New Roman" w:cs="Arial" w:asciiTheme="minorAscii" w:hAnsiTheme="minorAscii"/>
          <w:noProof/>
          <w:sz w:val="22"/>
          <w:szCs w:val="22"/>
          <w:lang w:val="en-GB"/>
        </w:rPr>
      </w:pPr>
      <w:bookmarkStart w:name="_Int_Q4ztUqNp" w:id="1439317808"/>
      <w:r w:rsidRPr="2B312BDD" w:rsidR="00EB0B9D">
        <w:rPr>
          <w:rFonts w:ascii="Calibri" w:hAnsi="Calibri" w:cs="Calibri" w:asciiTheme="minorAscii" w:hAnsiTheme="minorAscii" w:cstheme="minorAscii"/>
          <w:sz w:val="22"/>
          <w:szCs w:val="22"/>
        </w:rPr>
        <w:t>VAT</w:t>
      </w:r>
      <w:bookmarkEnd w:id="1439317808"/>
      <w:r w:rsidRPr="2B312BDD" w:rsidR="00EB0B9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Integration project aims at integrating the GSAP system with </w:t>
      </w:r>
      <w:r w:rsidRPr="2B312BDD" w:rsidR="228B0687">
        <w:rPr>
          <w:rFonts w:ascii="Calibri" w:hAnsi="Calibri" w:cs="Calibri" w:asciiTheme="minorAscii" w:hAnsiTheme="minorAscii" w:cstheme="minorAscii"/>
          <w:sz w:val="22"/>
          <w:szCs w:val="22"/>
        </w:rPr>
        <w:t>the VAT</w:t>
      </w:r>
      <w:r w:rsidRPr="2B312BDD" w:rsidR="00EB0B9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System. The scope of this project is to send Party, </w:t>
      </w:r>
      <w:r w:rsidRPr="2B312BDD" w:rsidR="00EB0B9D">
        <w:rPr>
          <w:rFonts w:ascii="Calibri" w:hAnsi="Calibri" w:cs="Calibri" w:asciiTheme="minorAscii" w:hAnsiTheme="minorAscii" w:cstheme="minorAscii"/>
          <w:sz w:val="22"/>
          <w:szCs w:val="22"/>
        </w:rPr>
        <w:t>FGReceive</w:t>
      </w:r>
      <w:r w:rsidRPr="2B312BDD" w:rsidR="00EB0B9D">
        <w:rPr>
          <w:rFonts w:ascii="Calibri" w:hAnsi="Calibri" w:cs="Calibri" w:asciiTheme="minorAscii" w:hAnsiTheme="minorAscii" w:cstheme="minorAscii"/>
          <w:sz w:val="22"/>
          <w:szCs w:val="22"/>
        </w:rPr>
        <w:t>, Material Master, Purchase, Sales and Transfer, FG Receive, Consumption, VDS, Toll Receive, Toll Challan Issue, Credit Note and Debit Note data to VAT system.</w:t>
      </w:r>
    </w:p>
    <w:p w:rsidR="00EB0B9D" w:rsidP="00EB0B9D" w:rsidRDefault="00EB0B9D" w14:paraId="27B9D465" w14:textId="77777777">
      <w:pPr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</w:p>
    <w:p w:rsidR="00EB0B9D" w:rsidP="00EB0B9D" w:rsidRDefault="00EB0B9D" w14:paraId="1F15EA0E" w14:textId="77777777">
      <w:pPr>
        <w:pStyle w:val="Heading2"/>
        <w:numPr>
          <w:ilvl w:val="1"/>
          <w:numId w:val="2"/>
        </w:numPr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88338491" w:id="14"/>
      <w:bookmarkStart w:name="_Toc208739490" w:id="15"/>
      <w:bookmarkStart w:name="_Toc404788196" w:id="16"/>
      <w:bookmarkStart w:name="_Toc426649467" w:id="17"/>
      <w:bookmarkStart w:name="_Toc1397261" w:id="18"/>
      <w:r>
        <w:rPr>
          <w:rFonts w:ascii="Tahoma" w:hAnsi="Tahoma" w:eastAsia="Times New Roman" w:cs="Tahoma"/>
          <w:noProof/>
          <w:color w:val="auto"/>
          <w:sz w:val="22"/>
          <w:szCs w:val="22"/>
        </w:rPr>
        <w:t>Purpose</w:t>
      </w:r>
      <w:bookmarkEnd w:id="14"/>
      <w:bookmarkEnd w:id="15"/>
      <w:bookmarkEnd w:id="16"/>
      <w:bookmarkEnd w:id="17"/>
      <w:bookmarkEnd w:id="18"/>
    </w:p>
    <w:p w:rsidR="00EB0B9D" w:rsidP="00EB0B9D" w:rsidRDefault="00EB0B9D" w14:paraId="26C0D9E1" w14:textId="469373C2">
      <w:pPr>
        <w:pStyle w:val="ListParagraph"/>
        <w:ind w:left="522"/>
        <w:jc w:val="both"/>
        <w:rPr>
          <w:rFonts w:eastAsia="Times New Roman" w:asciiTheme="minorHAnsi" w:hAnsiTheme="minorHAnsi" w:cstheme="minorHAnsi"/>
          <w:sz w:val="22"/>
          <w:lang w:eastAsia="nb-NO"/>
        </w:rPr>
      </w:pPr>
      <w:bookmarkStart w:name="_Toc188338492" w:id="19"/>
      <w:r>
        <w:rPr>
          <w:rFonts w:eastAsia="Times New Roman" w:asciiTheme="minorHAnsi" w:hAnsiTheme="minorHAnsi" w:cstheme="minorHAnsi"/>
          <w:sz w:val="22"/>
          <w:lang w:eastAsia="nb-NO"/>
        </w:rPr>
        <w:t xml:space="preserve">This document details the technical design of the interface between GSAP system and VAT system to send </w:t>
      </w:r>
      <w:r w:rsidR="002540FD">
        <w:rPr>
          <w:rFonts w:eastAsia="Times New Roman" w:asciiTheme="minorHAnsi" w:hAnsiTheme="minorHAnsi" w:cstheme="minorHAnsi"/>
          <w:sz w:val="22"/>
          <w:lang w:eastAsia="nb-NO"/>
        </w:rPr>
        <w:t>Consumption</w:t>
      </w:r>
      <w:r>
        <w:rPr>
          <w:rFonts w:eastAsia="Times New Roman" w:asciiTheme="minorHAnsi" w:hAnsiTheme="minorHAnsi" w:cstheme="minorHAnsi"/>
          <w:sz w:val="22"/>
          <w:lang w:eastAsia="nb-NO"/>
        </w:rPr>
        <w:t xml:space="preserve"> data using Integration Suite as the middleware integration tool.</w:t>
      </w:r>
    </w:p>
    <w:p w:rsidR="00EB0B9D" w:rsidP="00EB0B9D" w:rsidRDefault="00EB0B9D" w14:paraId="4F734875" w14:textId="77777777">
      <w:pPr>
        <w:pStyle w:val="ListParagraph"/>
        <w:ind w:left="522"/>
        <w:jc w:val="both"/>
        <w:rPr>
          <w:rFonts w:eastAsia="Times New Roman" w:asciiTheme="minorHAnsi" w:hAnsiTheme="minorHAnsi" w:cstheme="minorHAnsi"/>
          <w:sz w:val="22"/>
          <w:lang w:eastAsia="nb-NO"/>
        </w:rPr>
      </w:pPr>
    </w:p>
    <w:p w:rsidR="00EB0B9D" w:rsidP="00EB0B9D" w:rsidRDefault="00EB0B9D" w14:paraId="14AF816E" w14:textId="77777777">
      <w:pPr>
        <w:jc w:val="both"/>
        <w:rPr>
          <w:rFonts w:eastAsia="Times New Roman" w:asciiTheme="minorHAnsi" w:hAnsiTheme="minorHAnsi" w:cstheme="minorHAnsi"/>
          <w:sz w:val="22"/>
          <w:lang w:eastAsia="nb-NO"/>
        </w:rPr>
      </w:pPr>
    </w:p>
    <w:p w:rsidR="00EB0B9D" w:rsidP="00EB0B9D" w:rsidRDefault="00EB0B9D" w14:paraId="2C051308" w14:textId="77777777">
      <w:pPr>
        <w:ind w:left="576"/>
        <w:jc w:val="both"/>
        <w:rPr>
          <w:rFonts w:eastAsia="Times New Roman" w:asciiTheme="minorHAnsi" w:hAnsiTheme="minorHAnsi" w:cstheme="minorHAnsi"/>
          <w:i/>
          <w:color w:val="0000FF"/>
          <w:lang w:eastAsia="nb-NO"/>
        </w:rPr>
      </w:pPr>
    </w:p>
    <w:bookmarkEnd w:id="19"/>
    <w:p w:rsidR="00EB0B9D" w:rsidP="00EB0B9D" w:rsidRDefault="00EB0B9D" w14:paraId="59B7EAFA" w14:textId="77777777"/>
    <w:p w:rsidR="00EB0B9D" w:rsidP="00EB0B9D" w:rsidRDefault="00EB0B9D" w14:paraId="7FBE6730" w14:textId="77777777">
      <w:pPr>
        <w:rPr>
          <w:rFonts w:eastAsia="Times New Roman" w:cs="Tahoma"/>
          <w:b/>
          <w:caps/>
          <w:color w:val="000000"/>
          <w:sz w:val="26"/>
          <w:szCs w:val="26"/>
        </w:rPr>
      </w:pPr>
      <w:r>
        <w:rPr>
          <w:rFonts w:eastAsia="Times New Roman" w:cs="Tahoma"/>
          <w:bCs/>
          <w:caps/>
          <w:color w:val="000000"/>
          <w:sz w:val="26"/>
          <w:szCs w:val="26"/>
        </w:rPr>
        <w:br w:type="page"/>
      </w:r>
    </w:p>
    <w:bookmarkStart w:name="_Toc1397262" w:id="20"/>
    <w:p w:rsidR="00EB0B9D" w:rsidP="00EB0B9D" w:rsidRDefault="00EB0B9D" w14:paraId="46898BA2" w14:textId="0AA6D98A">
      <w:pPr>
        <w:pStyle w:val="Heading1"/>
        <w:numPr>
          <w:ilvl w:val="0"/>
          <w:numId w:val="2"/>
        </w:numPr>
        <w:tabs>
          <w:tab w:val="left" w:pos="1080"/>
        </w:tabs>
        <w:suppressAutoHyphens/>
        <w:spacing w:before="0" w:after="240" w:line="240" w:lineRule="auto"/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77430B7" wp14:editId="169FC720">
                <wp:simplePos x="0" y="0"/>
                <wp:positionH relativeFrom="margin">
                  <wp:align>left</wp:align>
                </wp:positionH>
                <wp:positionV relativeFrom="paragraph">
                  <wp:posOffset>-48260</wp:posOffset>
                </wp:positionV>
                <wp:extent cx="3352800" cy="285750"/>
                <wp:effectExtent l="0" t="0" r="0" b="0"/>
                <wp:wrapNone/>
                <wp:docPr id="16" name="Arrow: Pent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85750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1E2BA014">
              <v:shape id="Arrow: Pentagon 16" style="position:absolute;margin-left:0;margin-top:-3.8pt;width:264pt;height:22.5pt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4c6e7 [1300]" stroked="f" strokeweight="1pt" type="#_x0000_t15" adj="2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" w14:anchorId="47008617">
                <w10:wrap anchorx="margin"/>
              </v:shape>
            </w:pict>
          </mc:Fallback>
        </mc:AlternateContent>
      </w:r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>Business process Overview</w:t>
      </w:r>
      <w:bookmarkEnd w:id="20"/>
    </w:p>
    <w:p w:rsidR="00EB0B9D" w:rsidP="00EB0B9D" w:rsidRDefault="00EB0B9D" w14:paraId="25BE8E9C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63" w:id="21"/>
      <w:r>
        <w:rPr>
          <w:rFonts w:ascii="Tahoma" w:hAnsi="Tahoma" w:eastAsia="Times New Roman" w:cs="Tahoma"/>
          <w:noProof/>
          <w:color w:val="auto"/>
          <w:sz w:val="22"/>
          <w:szCs w:val="22"/>
        </w:rPr>
        <w:t>Current Scenario</w:t>
      </w:r>
      <w:bookmarkEnd w:id="21"/>
    </w:p>
    <w:p w:rsidR="00EB0B9D" w:rsidP="00EB0B9D" w:rsidRDefault="00EB0B9D" w14:paraId="1A71B876" w14:textId="1710724C">
      <w:pPr>
        <w:pStyle w:val="ListParagraph"/>
        <w:ind w:left="522"/>
        <w:jc w:val="both"/>
        <w:rPr>
          <w:rFonts w:eastAsia="Times New Roman" w:asciiTheme="minorHAnsi" w:hAnsiTheme="minorHAnsi" w:cstheme="minorHAnsi"/>
          <w:sz w:val="22"/>
          <w:lang w:eastAsia="nb-NO"/>
        </w:rPr>
      </w:pPr>
      <w:bookmarkStart w:name="_Hlk45096231" w:id="22"/>
      <w:r>
        <w:rPr>
          <w:rFonts w:eastAsia="Times New Roman" w:asciiTheme="minorHAnsi" w:hAnsiTheme="minorHAnsi" w:cstheme="minorHAnsi"/>
          <w:sz w:val="22"/>
          <w:lang w:eastAsia="nb-NO"/>
        </w:rPr>
        <w:t xml:space="preserve">There is no interface to transfer </w:t>
      </w:r>
      <w:r w:rsidR="002540FD">
        <w:rPr>
          <w:rFonts w:eastAsia="Times New Roman" w:asciiTheme="minorHAnsi" w:hAnsiTheme="minorHAnsi" w:cstheme="minorHAnsi"/>
          <w:sz w:val="22"/>
          <w:lang w:eastAsia="nb-NO"/>
        </w:rPr>
        <w:t>Consumption</w:t>
      </w:r>
      <w:r>
        <w:rPr>
          <w:rFonts w:eastAsia="Times New Roman" w:asciiTheme="minorHAnsi" w:hAnsiTheme="minorHAnsi" w:cstheme="minorHAnsi"/>
          <w:sz w:val="22"/>
          <w:lang w:eastAsia="nb-NO"/>
        </w:rPr>
        <w:t xml:space="preserve"> data from GSAP system</w:t>
      </w:r>
      <w:bookmarkEnd w:id="22"/>
      <w:r>
        <w:rPr>
          <w:rFonts w:eastAsia="Times New Roman" w:asciiTheme="minorHAnsi" w:hAnsiTheme="minorHAnsi" w:cstheme="minorHAnsi"/>
          <w:sz w:val="22"/>
          <w:lang w:eastAsia="nb-NO"/>
        </w:rPr>
        <w:t xml:space="preserve"> to VAT system.</w:t>
      </w:r>
    </w:p>
    <w:p w:rsidR="00EB0B9D" w:rsidP="00EB0B9D" w:rsidRDefault="00EB0B9D" w14:paraId="17BE4CC7" w14:textId="77777777">
      <w:pPr>
        <w:pStyle w:val="ListParagraph"/>
        <w:ind w:left="522"/>
        <w:jc w:val="both"/>
        <w:rPr>
          <w:rFonts w:eastAsia="Times New Roman" w:asciiTheme="minorHAnsi" w:hAnsiTheme="minorHAnsi" w:cstheme="minorHAnsi"/>
          <w:i/>
          <w:color w:val="0000FF"/>
          <w:lang w:eastAsia="nb-NO"/>
        </w:rPr>
      </w:pPr>
    </w:p>
    <w:p w:rsidR="00EB0B9D" w:rsidP="00EB0B9D" w:rsidRDefault="00EB0B9D" w14:paraId="7A9433D3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64" w:id="23"/>
      <w:r>
        <w:rPr>
          <w:rFonts w:ascii="Tahoma" w:hAnsi="Tahoma" w:eastAsia="Times New Roman" w:cs="Tahoma"/>
          <w:noProof/>
          <w:color w:val="auto"/>
          <w:sz w:val="22"/>
          <w:szCs w:val="22"/>
        </w:rPr>
        <w:t>To-Be Scenario</w:t>
      </w:r>
      <w:bookmarkEnd w:id="23"/>
    </w:p>
    <w:p w:rsidR="00EB0B9D" w:rsidP="00EB0B9D" w:rsidRDefault="00EB0B9D" w14:paraId="22951513" w14:textId="00FA8CE5">
      <w:pPr>
        <w:pStyle w:val="ListParagraph"/>
        <w:ind w:left="522"/>
        <w:jc w:val="both"/>
        <w:rPr>
          <w:rFonts w:eastAsia="Times New Roman" w:asciiTheme="minorHAnsi" w:hAnsiTheme="minorHAnsi" w:cstheme="minorHAnsi"/>
          <w:i/>
          <w:color w:val="0000FF"/>
          <w:lang w:eastAsia="nb-NO"/>
        </w:rPr>
      </w:pPr>
      <w:r>
        <w:rPr>
          <w:rFonts w:eastAsia="Times New Roman" w:asciiTheme="minorHAnsi" w:hAnsiTheme="minorHAnsi" w:cstheme="minorHAnsi"/>
          <w:sz w:val="22"/>
          <w:lang w:eastAsia="nb-NO"/>
        </w:rPr>
        <w:t xml:space="preserve">Create an Integration flow in Integration Suite to send </w:t>
      </w:r>
      <w:r w:rsidR="002540FD">
        <w:rPr>
          <w:rFonts w:eastAsia="Times New Roman" w:asciiTheme="minorHAnsi" w:hAnsiTheme="minorHAnsi" w:cstheme="minorHAnsi"/>
          <w:sz w:val="22"/>
          <w:lang w:eastAsia="nb-NO"/>
        </w:rPr>
        <w:t>Consumption</w:t>
      </w:r>
      <w:r>
        <w:rPr>
          <w:rFonts w:eastAsia="Times New Roman" w:asciiTheme="minorHAnsi" w:hAnsiTheme="minorHAnsi" w:cstheme="minorHAnsi"/>
          <w:sz w:val="22"/>
          <w:lang w:eastAsia="nb-NO"/>
        </w:rPr>
        <w:t xml:space="preserve"> data from GSAP system to VAT system.</w:t>
      </w:r>
    </w:p>
    <w:p w:rsidR="00EB0B9D" w:rsidP="00EB0B9D" w:rsidRDefault="00EB0B9D" w14:paraId="4C563146" w14:textId="77777777">
      <w:pPr>
        <w:pStyle w:val="ListParagraph"/>
        <w:ind w:left="522"/>
        <w:jc w:val="both"/>
        <w:rPr>
          <w:rFonts w:eastAsia="Times New Roman" w:asciiTheme="minorHAnsi" w:hAnsiTheme="minorHAnsi" w:cstheme="minorHAnsi"/>
          <w:i/>
          <w:color w:val="0000FF"/>
          <w:lang w:eastAsia="nb-NO"/>
        </w:rPr>
      </w:pPr>
    </w:p>
    <w:p w:rsidR="00EB0B9D" w:rsidP="00EB0B9D" w:rsidRDefault="00EB0B9D" w14:paraId="21AD2D30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404788267" w:id="24"/>
      <w:bookmarkStart w:name="_Toc426649529" w:id="25"/>
      <w:bookmarkStart w:name="_Toc1397265" w:id="26"/>
      <w:r>
        <w:rPr>
          <w:rFonts w:ascii="Tahoma" w:hAnsi="Tahoma" w:eastAsia="Times New Roman" w:cs="Tahoma"/>
          <w:noProof/>
          <w:color w:val="auto"/>
          <w:sz w:val="22"/>
          <w:szCs w:val="22"/>
        </w:rPr>
        <w:t>Messaging Choreography</w:t>
      </w:r>
      <w:bookmarkEnd w:id="24"/>
      <w:bookmarkEnd w:id="25"/>
      <w:bookmarkEnd w:id="26"/>
    </w:p>
    <w:p w:rsidR="00EB0B9D" w:rsidP="00EB0B9D" w:rsidRDefault="00EB0B9D" w14:paraId="0BAB4D5A" w14:textId="77777777"/>
    <w:p w:rsidR="00EB0B9D" w:rsidP="00EB0B9D" w:rsidRDefault="00EB0B9D" w14:paraId="45C3310A" w14:textId="77777777"/>
    <w:p w:rsidR="00EB0B9D" w:rsidP="00EB0B9D" w:rsidRDefault="00EB0B9D" w14:paraId="6C3D2113" w14:textId="77777777"/>
    <w:p w:rsidR="00EB0B9D" w:rsidP="00EB0B9D" w:rsidRDefault="00EB0B9D" w14:paraId="002ACAF2" w14:textId="77777777"/>
    <w:p w:rsidR="00EB0B9D" w:rsidP="00EB0B9D" w:rsidRDefault="00EB0B9D" w14:paraId="04B84EE7" w14:textId="77777777"/>
    <w:p w:rsidR="00EB0B9D" w:rsidP="00EB0B9D" w:rsidRDefault="00EB0B9D" w14:paraId="2DB7B51C" w14:textId="77777777"/>
    <w:p w:rsidR="00EB0B9D" w:rsidP="00EB0B9D" w:rsidRDefault="00EB0B9D" w14:paraId="7BABB611" w14:textId="77777777"/>
    <w:p w:rsidR="00EB0B9D" w:rsidP="00EB0B9D" w:rsidRDefault="00EB0B9D" w14:paraId="05749B5C" w14:textId="77777777">
      <w:pPr>
        <w:rPr>
          <w:rFonts w:eastAsia="Times New Roman" w:cs="Tahoma"/>
          <w:b/>
          <w:caps/>
          <w:color w:val="000000"/>
          <w:sz w:val="26"/>
          <w:szCs w:val="26"/>
        </w:rPr>
      </w:pPr>
      <w:r>
        <w:rPr>
          <w:rFonts w:eastAsia="Times New Roman" w:cs="Tahoma"/>
          <w:bCs/>
          <w:caps/>
          <w:color w:val="000000"/>
          <w:sz w:val="26"/>
          <w:szCs w:val="26"/>
        </w:rPr>
        <w:br w:type="page"/>
      </w:r>
      <w:bookmarkStart w:name="_Toc1397266" w:id="27"/>
    </w:p>
    <w:p w:rsidR="00EB0B9D" w:rsidP="00EB0B9D" w:rsidRDefault="00EB0B9D" w14:paraId="6578C6F3" w14:textId="21D43B10">
      <w:pPr>
        <w:pStyle w:val="Heading1"/>
        <w:numPr>
          <w:ilvl w:val="0"/>
          <w:numId w:val="2"/>
        </w:numPr>
        <w:tabs>
          <w:tab w:val="left" w:pos="1080"/>
        </w:tabs>
        <w:suppressAutoHyphens/>
        <w:spacing w:before="0" w:after="240" w:line="240" w:lineRule="auto"/>
        <w:rPr>
          <w:rFonts w:ascii="Tahoma" w:hAnsi="Tahoma" w:eastAsia="Times New Roman" w:cs="Tahoma"/>
          <w:caps w:val="1"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F7D8B29" wp14:editId="12138D09">
                <wp:simplePos x="0" y="0"/>
                <wp:positionH relativeFrom="margin">
                  <wp:posOffset>0</wp:posOffset>
                </wp:positionH>
                <wp:positionV relativeFrom="paragraph">
                  <wp:posOffset>-38735</wp:posOffset>
                </wp:positionV>
                <wp:extent cx="3352800" cy="285750"/>
                <wp:effectExtent l="0" t="0" r="0" b="0"/>
                <wp:wrapNone/>
                <wp:docPr id="15" name="Arrow: Pentag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85750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6CAFC44F">
              <v:shape id="Arrow: Pentagon 15" style="position:absolute;margin-left:0;margin-top:-3.05pt;width:264pt;height:22.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b4c6e7 [1300]" stroked="f" strokeweight="1pt" type="#_x0000_t15" adj="2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" w14:anchorId="571584C0">
                <w10:wrap anchorx="margin"/>
              </v:shape>
            </w:pict>
          </mc:Fallback>
        </mc:AlternateContent>
      </w:r>
      <w:r w:rsidR="00EB0B9D">
        <w:rPr>
          <w:rFonts w:ascii="Tahoma" w:hAnsi="Tahoma" w:eastAsia="Times New Roman" w:cs="Tahoma"/>
          <w:caps w:val="1"/>
          <w:color w:val="000000"/>
          <w:sz w:val="26"/>
          <w:szCs w:val="26"/>
        </w:rPr>
        <w:t>Fun</w:t>
      </w:r>
      <w:r w:rsidR="00EB0B9D">
        <w:rPr>
          <w:rFonts w:ascii="Tahoma" w:hAnsi="Tahoma" w:eastAsia="Times New Roman" w:cs="Tahoma"/>
          <w:caps w:val="1"/>
          <w:color w:val="000000"/>
          <w:sz w:val="26"/>
          <w:szCs w:val="26"/>
        </w:rPr>
        <w:t>ctional</w:t>
      </w:r>
      <w:r w:rsidR="00EB0B9D">
        <w:rPr>
          <w:rFonts w:ascii="Tahoma" w:hAnsi="Tahoma" w:eastAsia="Times New Roman" w:cs="Tahoma"/>
          <w:caps w:val="1"/>
          <w:color w:val="000000"/>
          <w:sz w:val="26"/>
          <w:szCs w:val="26"/>
        </w:rPr>
        <w:t xml:space="preserve"> Overview</w:t>
      </w:r>
      <w:bookmarkEnd w:id="27"/>
    </w:p>
    <w:p w:rsidR="00EB0B9D" w:rsidP="00EB0B9D" w:rsidRDefault="00EB0B9D" w14:paraId="657550C3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67" w:id="28"/>
      <w:r>
        <w:rPr>
          <w:rFonts w:ascii="Tahoma" w:hAnsi="Tahoma" w:eastAsia="Times New Roman" w:cs="Tahoma"/>
          <w:noProof/>
          <w:color w:val="auto"/>
          <w:sz w:val="22"/>
          <w:szCs w:val="22"/>
        </w:rPr>
        <w:t>Interface Requirement and Background</w:t>
      </w:r>
      <w:bookmarkEnd w:id="28"/>
    </w:p>
    <w:tbl>
      <w:tblPr>
        <w:tblW w:w="0" w:type="dxa"/>
        <w:tblInd w:w="108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980"/>
        <w:gridCol w:w="1800"/>
        <w:gridCol w:w="1539"/>
        <w:gridCol w:w="2714"/>
      </w:tblGrid>
      <w:tr w:rsidR="00EB0B9D" w:rsidTr="00EB0B9D" w14:paraId="2DBA39B6" w14:textId="77777777">
        <w:trPr>
          <w:cantSplit/>
          <w:trHeight w:val="84"/>
        </w:trPr>
        <w:tc>
          <w:tcPr>
            <w:tcW w:w="9923" w:type="dxa"/>
            <w:gridSpan w:val="5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pct10" w:color="auto" w:fill="FFFFFF"/>
            <w:vAlign w:val="center"/>
            <w:hideMark/>
          </w:tcPr>
          <w:p w:rsidR="00EB0B9D" w:rsidRDefault="00EB0B9D" w14:paraId="60A825AD" w14:textId="292BA32F">
            <w:pPr>
              <w:pStyle w:val="TableHeading"/>
              <w:spacing w:line="254" w:lineRule="auto"/>
              <w:jc w:val="both"/>
              <w:rPr>
                <w:rFonts w:ascii="Calibri" w:hAnsi="Calibri" w:cs="Arial"/>
                <w:b w:val="0"/>
                <w:bCs/>
                <w:color w:val="002060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bCs/>
                <w:color w:val="002060"/>
                <w:sz w:val="22"/>
                <w:szCs w:val="22"/>
                <w:lang w:val="en-GB"/>
              </w:rPr>
              <w:t>GSAP_</w:t>
            </w:r>
            <w:r w:rsidR="002540FD">
              <w:rPr>
                <w:rFonts w:ascii="Calibri" w:hAnsi="Calibri" w:cs="Arial"/>
                <w:bCs/>
                <w:color w:val="002060"/>
                <w:sz w:val="22"/>
                <w:szCs w:val="22"/>
                <w:lang w:val="en-GB"/>
              </w:rPr>
              <w:t>Consumption</w:t>
            </w:r>
            <w:r>
              <w:rPr>
                <w:rFonts w:ascii="Calibri" w:hAnsi="Calibri" w:cs="Arial"/>
                <w:bCs/>
                <w:color w:val="002060"/>
                <w:sz w:val="22"/>
                <w:szCs w:val="22"/>
                <w:lang w:val="en-GB"/>
              </w:rPr>
              <w:t>_VAT</w:t>
            </w:r>
          </w:p>
        </w:tc>
      </w:tr>
      <w:tr w:rsidR="00EB0B9D" w:rsidTr="00EB0B9D" w14:paraId="356E4783" w14:textId="77777777">
        <w:tc>
          <w:tcPr>
            <w:tcW w:w="1890" w:type="dxa"/>
            <w:tcBorders>
              <w:top w:val="nil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5C44C91E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Short description</w:t>
            </w:r>
          </w:p>
        </w:tc>
        <w:tc>
          <w:tcPr>
            <w:tcW w:w="8033" w:type="dxa"/>
            <w:gridSpan w:val="4"/>
            <w:tcBorders>
              <w:top w:val="nil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  <w:hideMark/>
          </w:tcPr>
          <w:p w:rsidR="00EB0B9D" w:rsidRDefault="00EB0B9D" w14:paraId="55E4611C" w14:textId="07F7DA01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This interface deals with sending </w:t>
            </w:r>
            <w:r w:rsidR="002540FD">
              <w:rPr>
                <w:rFonts w:ascii="Calibri" w:hAnsi="Calibri" w:cs="Arial"/>
                <w:sz w:val="22"/>
                <w:szCs w:val="22"/>
                <w:lang w:val="en-GB"/>
              </w:rPr>
              <w:t>Consumption</w:t>
            </w:r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 data from GSAP to VAT system.</w:t>
            </w:r>
          </w:p>
        </w:tc>
      </w:tr>
      <w:tr w:rsidR="00EB0B9D" w:rsidTr="00EB0B9D" w14:paraId="0D2086A8" w14:textId="77777777">
        <w:tc>
          <w:tcPr>
            <w:tcW w:w="1890" w:type="dxa"/>
            <w:tcBorders>
              <w:top w:val="nil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62BA4C59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bookmarkStart w:name="Text106" w:id="29"/>
            <w:r>
              <w:rPr>
                <w:rFonts w:ascii="Calibri" w:hAnsi="Calibri" w:cs="Arial"/>
                <w:sz w:val="22"/>
                <w:szCs w:val="22"/>
                <w:lang w:val="en-GB"/>
              </w:rPr>
              <w:t>Business Area</w:t>
            </w:r>
          </w:p>
        </w:tc>
        <w:tc>
          <w:tcPr>
            <w:tcW w:w="3780" w:type="dxa"/>
            <w:gridSpan w:val="2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200FD16B" w14:textId="77777777">
            <w:pPr>
              <w:rPr>
                <w:rFonts w:ascii="Calibri" w:hAnsi="Calibri" w:cs="Arial"/>
                <w:sz w:val="22"/>
                <w:lang w:val="en-GB"/>
              </w:rPr>
            </w:pPr>
          </w:p>
        </w:tc>
        <w:tc>
          <w:tcPr>
            <w:tcW w:w="1539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19E1BC9B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2714" w:type="dxa"/>
            <w:tcBorders>
              <w:top w:val="nil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  <w:hideMark/>
          </w:tcPr>
          <w:p w:rsidR="00EB0B9D" w:rsidRDefault="00EB0B9D" w14:paraId="040D4BC5" w14:textId="77777777">
            <w:pPr>
              <w:rPr>
                <w:rFonts w:ascii="Calibri" w:hAnsi="Calibri" w:cs="Arial"/>
                <w:sz w:val="22"/>
                <w:lang w:val="en-GB"/>
              </w:rPr>
            </w:pPr>
          </w:p>
        </w:tc>
        <w:bookmarkEnd w:id="29"/>
      </w:tr>
      <w:tr w:rsidR="00EB0B9D" w:rsidTr="00EB0B9D" w14:paraId="64F22218" w14:textId="77777777">
        <w:trPr>
          <w:trHeight w:val="270"/>
        </w:trPr>
        <w:tc>
          <w:tcPr>
            <w:tcW w:w="1890" w:type="dxa"/>
            <w:vMerge w:val="restart"/>
            <w:tcBorders>
              <w:top w:val="nil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33DA9673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Business Module</w:t>
            </w:r>
          </w:p>
        </w:tc>
        <w:tc>
          <w:tcPr>
            <w:tcW w:w="3780" w:type="dxa"/>
            <w:gridSpan w:val="2"/>
            <w:vMerge w:val="restart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63CA9530" w14:textId="77777777">
            <w:pPr>
              <w:pStyle w:val="TableText"/>
              <w:spacing w:before="40" w:after="40" w:line="240" w:lineRule="auto"/>
              <w:jc w:val="both"/>
              <w:rPr>
                <w:rFonts w:asciiTheme="minorHAnsi" w:hAnsiTheme="minorHAnsi" w:cstheme="minorHAnsi"/>
                <w:color w:val="0000FF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1539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6DCA435A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Process Component</w:t>
            </w:r>
          </w:p>
        </w:tc>
        <w:tc>
          <w:tcPr>
            <w:tcW w:w="2714" w:type="dxa"/>
            <w:tcBorders>
              <w:top w:val="nil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  <w:hideMark/>
          </w:tcPr>
          <w:p w:rsidR="00EB0B9D" w:rsidRDefault="00EB0B9D" w14:paraId="0386C9A3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NA</w:t>
            </w:r>
          </w:p>
        </w:tc>
      </w:tr>
      <w:tr w:rsidR="00EB0B9D" w:rsidTr="00EB0B9D" w14:paraId="21584A5C" w14:textId="77777777">
        <w:trPr>
          <w:trHeight w:val="270"/>
        </w:trPr>
        <w:tc>
          <w:tcPr>
            <w:tcW w:w="9923" w:type="dxa"/>
            <w:vMerge/>
            <w:tcBorders>
              <w:top w:val="nil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3812CF2E" w14:textId="77777777">
            <w:pPr>
              <w:spacing w:after="0" w:line="256" w:lineRule="auto"/>
              <w:rPr>
                <w:rFonts w:ascii="Calibri" w:hAnsi="Calibri" w:eastAsia="Times New Roman" w:cs="Arial"/>
                <w:noProof/>
                <w:sz w:val="22"/>
                <w:lang w:val="en-GB"/>
              </w:rPr>
            </w:pPr>
          </w:p>
        </w:tc>
        <w:tc>
          <w:tcPr>
            <w:tcW w:w="14086" w:type="dxa"/>
            <w:gridSpan w:val="2"/>
            <w:vMerge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44A2F718" w14:textId="77777777">
            <w:pPr>
              <w:spacing w:after="0" w:line="256" w:lineRule="auto"/>
              <w:rPr>
                <w:rFonts w:eastAsia="Times New Roman" w:asciiTheme="minorHAnsi" w:hAnsiTheme="minorHAnsi" w:cstheme="minorHAnsi"/>
                <w:noProof/>
                <w:color w:val="0000FF"/>
                <w:sz w:val="22"/>
              </w:rPr>
            </w:pPr>
          </w:p>
        </w:tc>
        <w:tc>
          <w:tcPr>
            <w:tcW w:w="1539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3AEE3653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Business Object</w:t>
            </w:r>
          </w:p>
        </w:tc>
        <w:tc>
          <w:tcPr>
            <w:tcW w:w="27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  <w:hideMark/>
          </w:tcPr>
          <w:p w:rsidR="00EB0B9D" w:rsidRDefault="00EB0B9D" w14:paraId="5FA6E97D" w14:textId="77777777">
            <w:pPr>
              <w:rPr>
                <w:rFonts w:ascii="Calibri" w:hAnsi="Calibri" w:cs="Arial"/>
                <w:sz w:val="22"/>
                <w:lang w:val="en-GB"/>
              </w:rPr>
            </w:pPr>
          </w:p>
        </w:tc>
      </w:tr>
      <w:tr w:rsidR="00EB0B9D" w:rsidTr="00EB0B9D" w14:paraId="2C35F303" w14:textId="77777777">
        <w:trPr>
          <w:trHeight w:val="270"/>
        </w:trPr>
        <w:tc>
          <w:tcPr>
            <w:tcW w:w="9923" w:type="dxa"/>
            <w:vMerge/>
            <w:tcBorders>
              <w:top w:val="nil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53297F1E" w14:textId="77777777">
            <w:pPr>
              <w:spacing w:after="0" w:line="256" w:lineRule="auto"/>
              <w:rPr>
                <w:rFonts w:ascii="Calibri" w:hAnsi="Calibri" w:eastAsia="Times New Roman" w:cs="Arial"/>
                <w:noProof/>
                <w:sz w:val="22"/>
                <w:lang w:val="en-GB"/>
              </w:rPr>
            </w:pPr>
          </w:p>
        </w:tc>
        <w:tc>
          <w:tcPr>
            <w:tcW w:w="14086" w:type="dxa"/>
            <w:gridSpan w:val="2"/>
            <w:vMerge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79FE779D" w14:textId="77777777">
            <w:pPr>
              <w:spacing w:after="0" w:line="256" w:lineRule="auto"/>
              <w:rPr>
                <w:rFonts w:eastAsia="Times New Roman" w:asciiTheme="minorHAnsi" w:hAnsiTheme="minorHAnsi" w:cstheme="minorHAnsi"/>
                <w:noProof/>
                <w:color w:val="0000FF"/>
                <w:sz w:val="22"/>
              </w:rPr>
            </w:pPr>
          </w:p>
        </w:tc>
        <w:tc>
          <w:tcPr>
            <w:tcW w:w="1539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323FBA72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Activity</w:t>
            </w:r>
          </w:p>
        </w:tc>
        <w:tc>
          <w:tcPr>
            <w:tcW w:w="27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</w:tcPr>
          <w:p w:rsidR="00EB0B9D" w:rsidRDefault="00EB0B9D" w14:paraId="51E07D5B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eastAsia="MS Mincho"/>
                <w:i/>
                <w:noProof w:val="0"/>
                <w:color w:val="0000FF"/>
                <w:sz w:val="22"/>
                <w:szCs w:val="20"/>
                <w:lang w:val="en-GB" w:eastAsia="ja-JP"/>
              </w:rPr>
            </w:pPr>
          </w:p>
        </w:tc>
      </w:tr>
      <w:tr w:rsidR="00EB0B9D" w:rsidTr="00EB0B9D" w14:paraId="06526F91" w14:textId="77777777">
        <w:tc>
          <w:tcPr>
            <w:tcW w:w="1890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2CB88399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Requested by</w:t>
            </w:r>
          </w:p>
        </w:tc>
        <w:tc>
          <w:tcPr>
            <w:tcW w:w="378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B0B9D" w:rsidRDefault="00EB0B9D" w14:paraId="3D9D3F54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  <w:tc>
          <w:tcPr>
            <w:tcW w:w="15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54933C93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Email</w:t>
            </w:r>
          </w:p>
        </w:tc>
        <w:tc>
          <w:tcPr>
            <w:tcW w:w="27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</w:tcPr>
          <w:p w:rsidR="00EB0B9D" w:rsidRDefault="00EB0B9D" w14:paraId="2F87C30C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EB0B9D" w:rsidTr="00EB0B9D" w14:paraId="5EA1C03F" w14:textId="77777777">
        <w:tc>
          <w:tcPr>
            <w:tcW w:w="1890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238EB6BD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New scenario</w:t>
            </w:r>
          </w:p>
        </w:tc>
        <w:tc>
          <w:tcPr>
            <w:tcW w:w="378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350538D1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name="Check2" w:id="30"/>
            <w: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30"/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 Yes  </w:t>
            </w:r>
            <w:bookmarkStart w:name="Check3" w:id="31"/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Arial"/>
                <w:sz w:val="22"/>
                <w:szCs w:val="22"/>
                <w:lang w:val="en-GB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31"/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 No </w:t>
            </w:r>
          </w:p>
        </w:tc>
        <w:tc>
          <w:tcPr>
            <w:tcW w:w="15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B0B9D" w:rsidRDefault="00EB0B9D" w14:paraId="246180B2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  <w:tc>
          <w:tcPr>
            <w:tcW w:w="27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</w:tcPr>
          <w:p w:rsidR="00EB0B9D" w:rsidRDefault="00EB0B9D" w14:paraId="4B92ED2D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EB0B9D" w:rsidTr="00EB0B9D" w14:paraId="633E2A71" w14:textId="77777777">
        <w:tc>
          <w:tcPr>
            <w:tcW w:w="1890" w:type="dxa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7E59161D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Business Criticality</w:t>
            </w:r>
          </w:p>
        </w:tc>
        <w:tc>
          <w:tcPr>
            <w:tcW w:w="80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  <w:hideMark/>
          </w:tcPr>
          <w:p w:rsidR="00EB0B9D" w:rsidRDefault="00EB0B9D" w14:paraId="3AB23F96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name="Check12" w:id="32"/>
            <w: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32"/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 High/mandatory    </w:t>
            </w: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Arial"/>
                <w:sz w:val="22"/>
                <w:szCs w:val="22"/>
                <w:lang w:val="en-GB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 Medium/recommended    </w:t>
            </w:r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Arial"/>
                <w:sz w:val="22"/>
                <w:szCs w:val="22"/>
                <w:lang w:val="en-GB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 Low/optional</w:t>
            </w:r>
          </w:p>
        </w:tc>
      </w:tr>
      <w:tr w:rsidR="00EB0B9D" w:rsidTr="00EB0B9D" w14:paraId="0A15C3AF" w14:textId="77777777">
        <w:trPr>
          <w:cantSplit/>
        </w:trPr>
        <w:tc>
          <w:tcPr>
            <w:tcW w:w="3870" w:type="dxa"/>
            <w:gridSpan w:val="2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62EF1FCB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u w:val="single"/>
                <w:lang w:val="en-GB"/>
              </w:rPr>
              <w:t>Business Impact</w:t>
            </w:r>
          </w:p>
          <w:p w:rsidR="00EB0B9D" w:rsidRDefault="00EB0B9D" w14:paraId="0AA39A6C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hAnsi="Calibri" w:cs="Arial"/>
                <w:sz w:val="22"/>
                <w:szCs w:val="22"/>
                <w:lang w:val="en-GB"/>
              </w:rPr>
              <w:t>Results if no solution is created:</w:t>
            </w:r>
          </w:p>
        </w:tc>
        <w:tc>
          <w:tcPr>
            <w:tcW w:w="605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  <w:hideMark/>
          </w:tcPr>
          <w:p w:rsidR="00EB0B9D" w:rsidRDefault="00EB0B9D" w14:paraId="4167D562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46" w:id="33"/>
            <w:r>
              <w:rPr>
                <w:rFonts w:ascii="Calibri" w:hAnsi="Calibri" w:cs="Arial"/>
                <w:sz w:val="22"/>
                <w:szCs w:val="22"/>
                <w:lang w:val="en-GB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33"/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 Legal requirements not fulfilled</w:t>
            </w:r>
          </w:p>
          <w:p w:rsidR="00EB0B9D" w:rsidRDefault="00EB0B9D" w14:paraId="4771FAA0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47" w:id="34"/>
            <w: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34"/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 Lack of essential business information</w:t>
            </w:r>
          </w:p>
          <w:p w:rsidR="00EB0B9D" w:rsidRDefault="00EB0B9D" w14:paraId="7AA8A6C9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48" w:id="35"/>
            <w:r>
              <w:rPr>
                <w:rFonts w:ascii="Calibri" w:hAnsi="Calibri" w:cs="Arial"/>
                <w:sz w:val="22"/>
                <w:szCs w:val="22"/>
                <w:lang w:val="en-GB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35"/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 Lack of functions compared to legacy system</w:t>
            </w:r>
          </w:p>
          <w:p w:rsidR="00EB0B9D" w:rsidRDefault="00EB0B9D" w14:paraId="331364FB" w14:textId="77777777">
            <w:pPr>
              <w:pStyle w:val="TableText"/>
              <w:spacing w:before="40" w:after="40" w:line="24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49" w:id="36"/>
            <w:r>
              <w:rPr>
                <w:rFonts w:ascii="Calibri" w:hAnsi="Calibri" w:cs="Arial"/>
                <w:sz w:val="22"/>
                <w:szCs w:val="22"/>
                <w:lang w:val="en-GB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36"/>
            <w:r>
              <w:rPr>
                <w:rFonts w:ascii="Calibri" w:hAnsi="Calibri" w:cs="Arial"/>
                <w:sz w:val="22"/>
                <w:szCs w:val="22"/>
                <w:lang w:val="en-GB"/>
              </w:rPr>
              <w:t xml:space="preserve"> Others: </w:t>
            </w: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name="Text8" w:id="37"/>
            <w:r>
              <w:rPr>
                <w:rFonts w:ascii="Calibri" w:hAnsi="Calibri" w:cs="Arial"/>
                <w:sz w:val="22"/>
                <w:szCs w:val="22"/>
                <w:lang w:val="en-GB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Calibri" w:cs="Arial"/>
                <w:sz w:val="22"/>
                <w:szCs w:val="22"/>
                <w:lang w:val="en-GB"/>
              </w:rPr>
              <w:t> </w:t>
            </w:r>
            <w:r>
              <w:rPr>
                <w:rFonts w:ascii="Calibri" w:cs="Arial"/>
                <w:sz w:val="22"/>
                <w:szCs w:val="22"/>
                <w:lang w:val="en-GB"/>
              </w:rPr>
              <w:t> </w:t>
            </w:r>
            <w:r>
              <w:rPr>
                <w:rFonts w:ascii="Calibri" w:cs="Arial"/>
                <w:sz w:val="22"/>
                <w:szCs w:val="22"/>
                <w:lang w:val="en-GB"/>
              </w:rPr>
              <w:t> </w:t>
            </w:r>
            <w:r>
              <w:rPr>
                <w:rFonts w:ascii="Calibri" w:cs="Arial"/>
                <w:sz w:val="22"/>
                <w:szCs w:val="22"/>
                <w:lang w:val="en-GB"/>
              </w:rPr>
              <w:t> </w:t>
            </w:r>
            <w:r>
              <w:rPr>
                <w:rFonts w:ascii="Calibri" w:cs="Arial"/>
                <w:sz w:val="22"/>
                <w:szCs w:val="22"/>
                <w:lang w:val="en-GB"/>
              </w:rPr>
              <w:t> </w:t>
            </w:r>
            <w:r>
              <w:fldChar w:fldCharType="end"/>
            </w:r>
            <w:bookmarkEnd w:id="37"/>
          </w:p>
        </w:tc>
      </w:tr>
      <w:tr w:rsidR="00EB0B9D" w:rsidTr="00EB0B9D" w14:paraId="69F22ED8" w14:textId="77777777">
        <w:trPr>
          <w:cantSplit/>
        </w:trPr>
        <w:tc>
          <w:tcPr>
            <w:tcW w:w="3870" w:type="dxa"/>
            <w:gridSpan w:val="2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0000C388" w14:textId="77777777">
            <w:pPr>
              <w:spacing w:before="40" w:after="40"/>
              <w:jc w:val="both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Is there an alternative in the </w:t>
            </w:r>
            <w:r>
              <w:rPr>
                <w:rFonts w:cs="Arial"/>
              </w:rPr>
              <w:t>standard system / Contingency?</w:t>
            </w:r>
          </w:p>
        </w:tc>
        <w:tc>
          <w:tcPr>
            <w:tcW w:w="605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  <w:hideMark/>
          </w:tcPr>
          <w:p w:rsidR="00EB0B9D" w:rsidRDefault="00EB0B9D" w14:paraId="3859D94D" w14:textId="77777777">
            <w:pPr>
              <w:spacing w:before="40" w:after="40"/>
              <w:jc w:val="both"/>
              <w:rPr>
                <w:rFonts w:cs="Arial"/>
                <w:color w:val="000000"/>
              </w:rPr>
            </w:pPr>
            <w: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50" w:id="38"/>
            <w:r>
              <w:rPr>
                <w:rFonts w:cs="Arial"/>
                <w:color w:val="000000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38"/>
            <w:r>
              <w:rPr>
                <w:rFonts w:cs="Arial"/>
                <w:color w:val="000000"/>
              </w:rPr>
              <w:t xml:space="preserve"> Yes    </w:t>
            </w:r>
            <w: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51" w:id="39"/>
            <w: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39"/>
            <w:r>
              <w:rPr>
                <w:rFonts w:cs="Arial"/>
                <w:color w:val="000000"/>
              </w:rPr>
              <w:t xml:space="preserve"> No</w:t>
            </w:r>
          </w:p>
        </w:tc>
      </w:tr>
      <w:tr w:rsidR="00EB0B9D" w:rsidTr="00EB0B9D" w14:paraId="43B14894" w14:textId="77777777">
        <w:trPr>
          <w:cantSplit/>
        </w:trPr>
        <w:tc>
          <w:tcPr>
            <w:tcW w:w="3870" w:type="dxa"/>
            <w:gridSpan w:val="2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0AFC143A" w14:textId="77777777">
            <w:pPr>
              <w:spacing w:before="40" w:after="40"/>
              <w:jc w:val="both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Description of alternative:</w:t>
            </w:r>
          </w:p>
        </w:tc>
        <w:tc>
          <w:tcPr>
            <w:tcW w:w="605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  <w:vAlign w:val="center"/>
            <w:hideMark/>
          </w:tcPr>
          <w:p w:rsidR="00EB0B9D" w:rsidRDefault="00EB0B9D" w14:paraId="03A09CF0" w14:textId="77777777">
            <w:pPr>
              <w:spacing w:before="40" w:after="40"/>
              <w:jc w:val="both"/>
              <w:rPr>
                <w:rFonts w:cs="Arial"/>
                <w:color w:val="000000"/>
              </w:rPr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name="Text10" w:id="40"/>
            <w:r>
              <w:rPr>
                <w:rFonts w:cs="Arial"/>
                <w:color w:val="000000"/>
              </w:rPr>
              <w:instrText xml:space="preserve"> FORMTEXT </w:instrText>
            </w:r>
            <w:r>
              <w:fldChar w:fldCharType="separate"/>
            </w:r>
            <w:r>
              <w:rPr>
                <w:rFonts w:cs="Arial"/>
                <w:noProof/>
                <w:color w:val="000000"/>
              </w:rPr>
              <w:t> </w:t>
            </w:r>
            <w:r>
              <w:rPr>
                <w:rFonts w:cs="Arial"/>
                <w:noProof/>
                <w:color w:val="000000"/>
              </w:rPr>
              <w:t> </w:t>
            </w:r>
            <w:r>
              <w:rPr>
                <w:rFonts w:cs="Arial"/>
                <w:noProof/>
                <w:color w:val="000000"/>
              </w:rPr>
              <w:t> </w:t>
            </w:r>
            <w:r>
              <w:rPr>
                <w:rFonts w:cs="Arial"/>
                <w:noProof/>
                <w:color w:val="000000"/>
              </w:rPr>
              <w:t> </w:t>
            </w:r>
            <w:r>
              <w:rPr>
                <w:rFonts w:cs="Arial"/>
                <w:noProof/>
                <w:color w:val="000000"/>
              </w:rPr>
              <w:t> </w:t>
            </w:r>
            <w:r>
              <w:fldChar w:fldCharType="end"/>
            </w:r>
            <w:bookmarkEnd w:id="40"/>
          </w:p>
        </w:tc>
      </w:tr>
      <w:tr w:rsidR="00EB0B9D" w:rsidTr="00EB0B9D" w14:paraId="7A1C631E" w14:textId="77777777">
        <w:trPr>
          <w:cantSplit/>
        </w:trPr>
        <w:tc>
          <w:tcPr>
            <w:tcW w:w="3870" w:type="dxa"/>
            <w:gridSpan w:val="2"/>
            <w:tcBorders>
              <w:top w:val="single" w:color="000000" w:sz="6" w:space="0"/>
              <w:left w:val="double" w:color="000000" w:sz="6" w:space="0"/>
              <w:bottom w:val="double" w:color="000000" w:sz="6" w:space="0"/>
              <w:right w:val="single" w:color="000000" w:sz="6" w:space="0"/>
            </w:tcBorders>
            <w:vAlign w:val="center"/>
            <w:hideMark/>
          </w:tcPr>
          <w:p w:rsidR="00EB0B9D" w:rsidRDefault="00EB0B9D" w14:paraId="033A21BF" w14:textId="77777777">
            <w:pPr>
              <w:spacing w:before="40" w:after="40"/>
              <w:jc w:val="both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Reasons why alternative is not acceptable:</w:t>
            </w:r>
          </w:p>
        </w:tc>
        <w:tc>
          <w:tcPr>
            <w:tcW w:w="6053" w:type="dxa"/>
            <w:gridSpan w:val="3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double" w:color="000000" w:sz="6" w:space="0"/>
            </w:tcBorders>
            <w:vAlign w:val="center"/>
            <w:hideMark/>
          </w:tcPr>
          <w:p w:rsidR="00EB0B9D" w:rsidRDefault="00EB0B9D" w14:paraId="682D56E7" w14:textId="77777777">
            <w:pPr>
              <w:spacing w:before="40" w:after="40"/>
              <w:jc w:val="both"/>
              <w:rPr>
                <w:rFonts w:cs="Arial"/>
                <w:color w:val="000000"/>
              </w:rPr>
            </w:pPr>
            <w: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52" w:id="41"/>
            <w:r>
              <w:rPr>
                <w:rFonts w:cs="Arial"/>
                <w:color w:val="000000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41"/>
            <w:r>
              <w:rPr>
                <w:rFonts w:cs="Arial"/>
                <w:color w:val="000000"/>
              </w:rPr>
              <w:t xml:space="preserve"> Performance problems  </w:t>
            </w:r>
            <w: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53" w:id="42"/>
            <w: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42"/>
            <w:r>
              <w:rPr>
                <w:rFonts w:cs="Arial"/>
                <w:color w:val="000000"/>
              </w:rPr>
              <w:t xml:space="preserve"> Complexity</w:t>
            </w:r>
          </w:p>
          <w:p w:rsidR="00EB0B9D" w:rsidRDefault="00EB0B9D" w14:paraId="2E6BD6CE" w14:textId="77777777">
            <w:pPr>
              <w:spacing w:before="40" w:after="40"/>
              <w:jc w:val="both"/>
              <w:rPr>
                <w:rFonts w:cs="Arial"/>
                <w:color w:val="000000"/>
              </w:rPr>
            </w:pPr>
            <w: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54" w:id="43"/>
            <w:r>
              <w:rPr>
                <w:rFonts w:cs="Arial"/>
                <w:color w:val="000000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bookmarkEnd w:id="43"/>
            <w:r>
              <w:rPr>
                <w:rFonts w:cs="Arial"/>
                <w:color w:val="000000"/>
              </w:rPr>
              <w:t xml:space="preserve"> Others: </w:t>
            </w: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name="Text11" w:id="44"/>
            <w:r>
              <w:rPr>
                <w:rFonts w:cs="Arial"/>
                <w:color w:val="000000"/>
              </w:rPr>
              <w:instrText xml:space="preserve"> FORMTEXT </w:instrText>
            </w:r>
            <w:r>
              <w:fldChar w:fldCharType="separate"/>
            </w:r>
            <w:r>
              <w:rPr>
                <w:rFonts w:cs="Arial"/>
                <w:noProof/>
                <w:color w:val="000000"/>
              </w:rPr>
              <w:t> </w:t>
            </w:r>
            <w:r>
              <w:rPr>
                <w:rFonts w:cs="Arial"/>
                <w:noProof/>
                <w:color w:val="000000"/>
              </w:rPr>
              <w:t> </w:t>
            </w:r>
            <w:r>
              <w:rPr>
                <w:rFonts w:cs="Arial"/>
                <w:noProof/>
                <w:color w:val="000000"/>
              </w:rPr>
              <w:t> </w:t>
            </w:r>
            <w:r>
              <w:rPr>
                <w:rFonts w:cs="Arial"/>
                <w:noProof/>
                <w:color w:val="000000"/>
              </w:rPr>
              <w:t> </w:t>
            </w:r>
            <w:r>
              <w:rPr>
                <w:rFonts w:cs="Arial"/>
                <w:noProof/>
                <w:color w:val="000000"/>
              </w:rPr>
              <w:t> </w:t>
            </w:r>
            <w:r>
              <w:fldChar w:fldCharType="end"/>
            </w:r>
            <w:bookmarkEnd w:id="44"/>
          </w:p>
        </w:tc>
      </w:tr>
    </w:tbl>
    <w:p w:rsidR="00EB0B9D" w:rsidP="00EB0B9D" w:rsidRDefault="00EB0B9D" w14:paraId="2E135E46" w14:textId="77777777"/>
    <w:p w:rsidR="00EB0B9D" w:rsidP="00EB0B9D" w:rsidRDefault="00EB0B9D" w14:paraId="38147E52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68" w:id="45"/>
      <w:r>
        <w:rPr>
          <w:rFonts w:ascii="Tahoma" w:hAnsi="Tahoma" w:eastAsia="Times New Roman" w:cs="Tahoma"/>
          <w:noProof/>
          <w:color w:val="auto"/>
          <w:sz w:val="22"/>
          <w:szCs w:val="22"/>
        </w:rPr>
        <w:t>Functional Description</w:t>
      </w:r>
      <w:bookmarkEnd w:id="45"/>
    </w:p>
    <w:p w:rsidR="00EB0B9D" w:rsidP="083FA38C" w:rsidRDefault="00EB0B9D" w14:paraId="053ECFEE" w14:textId="30223656">
      <w:pPr>
        <w:pStyle w:val="ListParagraph"/>
        <w:shd w:val="clear" w:color="auto" w:fill="FFFFFF" w:themeFill="background1"/>
        <w:spacing w:before="150" w:after="0" w:line="260" w:lineRule="atLeast"/>
        <w:ind w:left="522"/>
        <w:rPr>
          <w:rFonts w:ascii="Calibri" w:hAnsi="Calibri" w:eastAsia="Times New Roman" w:cs="Calibri" w:asciiTheme="minorAscii" w:hAnsiTheme="minorAscii" w:cstheme="minorAscii"/>
          <w:sz w:val="22"/>
          <w:szCs w:val="22"/>
        </w:rPr>
      </w:pP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>The outbound delivery process </w:t>
      </w:r>
      <w:r w:rsidRPr="2B312BDD" w:rsidR="5FBB3150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>is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 xml:space="preserve"> vital to the 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>logistics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 xml:space="preserve"> operation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 xml:space="preserve">. 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 xml:space="preserve"> 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 xml:space="preserve">The outbound 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>logistics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 xml:space="preserve"> functionality covers the picking and packing of </w:t>
      </w:r>
      <w:r w:rsidRPr="2B312BDD" w:rsidR="002540F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>Consumption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</w:rPr>
        <w:t xml:space="preserve"> as well as the outbound delivery and goods issue.</w:t>
      </w:r>
    </w:p>
    <w:p w:rsidR="00EB0B9D" w:rsidP="00EB0B9D" w:rsidRDefault="00EB0B9D" w14:paraId="55BBA385" w14:textId="77777777">
      <w:pPr>
        <w:ind w:left="576"/>
        <w:jc w:val="both"/>
        <w:rPr>
          <w:rFonts w:asciiTheme="minorHAnsi" w:hAnsiTheme="minorHAnsi" w:cstheme="minorHAnsi"/>
          <w:color w:val="0D0D0D" w:themeColor="text1" w:themeTint="F2"/>
          <w:sz w:val="22"/>
        </w:rPr>
      </w:pPr>
    </w:p>
    <w:p w:rsidR="00EB0B9D" w:rsidP="00EB0B9D" w:rsidRDefault="00EB0B9D" w14:paraId="1A7CF8CA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404788201" w:id="46"/>
      <w:bookmarkStart w:name="_Toc426649472" w:id="47"/>
      <w:bookmarkStart w:name="_Toc1397269" w:id="48"/>
      <w:bookmarkStart w:name="_Toc94704416" w:id="49"/>
      <w:bookmarkStart w:name="_Toc105475178" w:id="50"/>
      <w:bookmarkStart w:name="_Toc208739495" w:id="51"/>
      <w:r w:rsidRPr="083FA38C" w:rsidR="00EB0B9D">
        <w:rPr>
          <w:rFonts w:ascii="Tahoma" w:hAnsi="Tahoma" w:eastAsia="Times New Roman" w:cs="Tahoma"/>
          <w:noProof/>
          <w:color w:val="auto"/>
          <w:sz w:val="22"/>
          <w:szCs w:val="22"/>
        </w:rPr>
        <w:t>Interface Process Flow Diagram</w:t>
      </w:r>
      <w:bookmarkEnd w:id="46"/>
      <w:bookmarkEnd w:id="47"/>
      <w:bookmarkEnd w:id="48"/>
    </w:p>
    <w:p w:rsidR="00EB0B9D" w:rsidP="083FA38C" w:rsidRDefault="002540FD" w14:paraId="47611E32" w14:textId="1E138880">
      <w:pPr>
        <w:pStyle w:val="Normal"/>
        <w:ind w:left="0"/>
        <w:jc w:val="center"/>
        <w:rPr>
          <w:rFonts w:ascii="Calibri" w:hAnsi="Calibri" w:eastAsia="Times New Roman" w:cs="Calibri" w:asciiTheme="minorAscii" w:hAnsiTheme="minorAscii" w:cstheme="minorAscii"/>
          <w:b w:val="1"/>
          <w:bCs w:val="1"/>
          <w:noProof/>
          <w:color w:val="0D0D0D" w:themeColor="text1" w:themeTint="F2"/>
          <w:sz w:val="28"/>
          <w:szCs w:val="28"/>
          <w:u w:val="single"/>
          <w:lang w:eastAsia="nb-NO"/>
        </w:rPr>
      </w:pPr>
      <w:r w:rsidRPr="083FA38C" w:rsidR="002540FD">
        <w:rPr>
          <w:rFonts w:ascii="Calibri" w:hAnsi="Calibri" w:eastAsia="Times New Roman" w:cs="Calibri" w:asciiTheme="minorAscii" w:hAnsiTheme="minorAscii" w:cstheme="minorAscii"/>
          <w:b w:val="1"/>
          <w:bCs w:val="1"/>
          <w:noProof/>
          <w:color w:val="0D0D0D" w:themeColor="text1" w:themeTint="F2" w:themeShade="FF"/>
          <w:sz w:val="28"/>
          <w:szCs w:val="28"/>
          <w:u w:val="single"/>
          <w:lang w:eastAsia="nb-NO"/>
        </w:rPr>
        <w:t>Consumption</w:t>
      </w:r>
      <w:r w:rsidRPr="083FA38C" w:rsidR="00EB0B9D">
        <w:rPr>
          <w:rFonts w:ascii="Calibri" w:hAnsi="Calibri" w:eastAsia="Times New Roman" w:cs="Calibri" w:asciiTheme="minorAscii" w:hAnsiTheme="minorAscii" w:cstheme="minorAscii"/>
          <w:b w:val="1"/>
          <w:bCs w:val="1"/>
          <w:noProof/>
          <w:color w:val="0D0D0D" w:themeColor="text1" w:themeTint="F2" w:themeShade="FF"/>
          <w:sz w:val="28"/>
          <w:szCs w:val="28"/>
          <w:u w:val="single"/>
          <w:lang w:eastAsia="nb-NO"/>
        </w:rPr>
        <w:t xml:space="preserve"> data from GSAP System to VAT System</w:t>
      </w:r>
    </w:p>
    <w:p w:rsidR="00EB0B9D" w:rsidP="00EB0B9D" w:rsidRDefault="00EB0B9D" w14:paraId="73D04292" w14:textId="4DF9D8E3">
      <w:pPr>
        <w:ind w:left="576"/>
        <w:jc w:val="both"/>
        <w:rPr>
          <w:rFonts w:eastAsia="Times New Roman" w:asciiTheme="minorHAnsi" w:hAnsiTheme="minorHAnsi" w:cstheme="minorHAnsi"/>
          <w:color w:val="0D0D0D" w:themeColor="text1" w:themeTint="F2"/>
          <w:lang w:eastAsia="nb-NO"/>
        </w:rPr>
      </w:pPr>
      <w:r>
        <w:rPr>
          <w:rFonts w:eastAsia="Times New Roman" w:asciiTheme="minorHAnsi" w:hAnsiTheme="minorHAnsi" w:cstheme="minorHAnsi"/>
          <w:noProof/>
          <w:color w:val="0D0D0D" w:themeColor="text1" w:themeTint="F2"/>
        </w:rPr>
        <w:drawing>
          <wp:inline distT="0" distB="0" distL="0" distR="0" wp14:anchorId="68DF33CB" wp14:editId="60B9AB9F">
            <wp:extent cx="5731510" cy="1129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B9D" w:rsidP="00EB0B9D" w:rsidRDefault="00EB0B9D" w14:paraId="1796D626" w14:textId="77777777">
      <w:pPr>
        <w:pStyle w:val="Heading2"/>
        <w:numPr>
          <w:ilvl w:val="1"/>
          <w:numId w:val="2"/>
        </w:numPr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404788202" w:id="52"/>
      <w:bookmarkStart w:name="_Toc426649473" w:id="53"/>
      <w:bookmarkStart w:name="_Toc1397270" w:id="54"/>
      <w:r>
        <w:rPr>
          <w:rFonts w:ascii="Tahoma" w:hAnsi="Tahoma" w:eastAsia="Times New Roman" w:cs="Tahoma"/>
          <w:noProof/>
          <w:color w:val="auto"/>
          <w:sz w:val="22"/>
          <w:szCs w:val="22"/>
        </w:rPr>
        <w:t>Functional Dependencies and Constraints</w:t>
      </w:r>
      <w:bookmarkEnd w:id="49"/>
      <w:bookmarkEnd w:id="50"/>
      <w:bookmarkEnd w:id="51"/>
      <w:bookmarkEnd w:id="52"/>
      <w:bookmarkEnd w:id="53"/>
      <w:bookmarkEnd w:id="54"/>
    </w:p>
    <w:p w:rsidR="00EB0B9D" w:rsidP="00EB0B9D" w:rsidRDefault="00EB0B9D" w14:paraId="10A23411" w14:textId="77777777">
      <w:pPr>
        <w:ind w:left="576"/>
        <w:rPr>
          <w:sz w:val="22"/>
        </w:rPr>
      </w:pPr>
      <w:r>
        <w:rPr>
          <w:rFonts w:eastAsia="Times New Roman" w:asciiTheme="minorHAnsi" w:hAnsiTheme="minorHAnsi" w:cstheme="minorHAnsi"/>
          <w:sz w:val="22"/>
          <w:lang w:eastAsia="nb-NO"/>
        </w:rPr>
        <w:t>User training and acceptance test to ensure respective Logistics users and Warehouse Managers are familiar with the new changes</w:t>
      </w:r>
    </w:p>
    <w:p w:rsidR="00EB0B9D" w:rsidP="00EB0B9D" w:rsidRDefault="00EB0B9D" w14:paraId="39B435DC" w14:textId="77777777">
      <w:pPr>
        <w:pStyle w:val="Heading2"/>
        <w:numPr>
          <w:ilvl w:val="1"/>
          <w:numId w:val="2"/>
        </w:numPr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94704417" w:id="55"/>
      <w:bookmarkStart w:name="_Toc105475179" w:id="56"/>
      <w:bookmarkStart w:name="_Toc208739496" w:id="57"/>
      <w:bookmarkStart w:name="_Toc404788203" w:id="58"/>
      <w:bookmarkStart w:name="_Toc426649474" w:id="59"/>
      <w:bookmarkStart w:name="_Toc1397271" w:id="60"/>
      <w:r>
        <w:rPr>
          <w:rFonts w:ascii="Tahoma" w:hAnsi="Tahoma" w:eastAsia="Times New Roman" w:cs="Tahoma"/>
          <w:noProof/>
          <w:color w:val="auto"/>
          <w:sz w:val="22"/>
          <w:szCs w:val="22"/>
        </w:rPr>
        <w:t>Functional Assumptions</w:t>
      </w:r>
      <w:bookmarkEnd w:id="55"/>
      <w:bookmarkEnd w:id="56"/>
      <w:bookmarkEnd w:id="57"/>
      <w:bookmarkEnd w:id="58"/>
      <w:bookmarkEnd w:id="59"/>
      <w:bookmarkEnd w:id="60"/>
    </w:p>
    <w:p w:rsidR="00EB0B9D" w:rsidP="00EB0B9D" w:rsidRDefault="00EB0B9D" w14:paraId="51830FEA" w14:textId="77777777">
      <w:pPr>
        <w:ind w:left="432" w:firstLine="144"/>
      </w:pPr>
      <w:r>
        <w:rPr>
          <w:rFonts w:asciiTheme="minorHAnsi" w:hAnsiTheme="minorHAnsi" w:cstheme="minorHAnsi"/>
          <w:sz w:val="22"/>
        </w:rPr>
        <w:t>This project will neither replace nor decommission any existing system.</w:t>
      </w:r>
    </w:p>
    <w:p w:rsidR="00EB0B9D" w:rsidP="00EB0B9D" w:rsidRDefault="00EB0B9D" w14:paraId="2C06596D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72" w:id="61"/>
      <w:r>
        <w:rPr>
          <w:rFonts w:ascii="Tahoma" w:hAnsi="Tahoma" w:eastAsia="Times New Roman" w:cs="Tahoma"/>
          <w:noProof/>
          <w:color w:val="auto"/>
          <w:sz w:val="22"/>
          <w:szCs w:val="22"/>
        </w:rPr>
        <w:t>Frequency</w:t>
      </w:r>
      <w:bookmarkEnd w:id="61"/>
    </w:p>
    <w:p w:rsidR="00EB0B9D" w:rsidP="00EB0B9D" w:rsidRDefault="00EB0B9D" w14:paraId="0AA18723" w14:textId="77777777">
      <w:pPr>
        <w:ind w:left="720"/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</w:pPr>
      <w:r>
        <w:rPr>
          <w:rFonts w:eastAsia="Times New Roman" w:asciiTheme="minorHAnsi" w:hAnsiTheme="minorHAnsi" w:cstheme="minorHAnsi"/>
          <w:color w:val="0D0D0D" w:themeColor="text1" w:themeTint="F2"/>
          <w:lang w:eastAsia="nb-NO"/>
        </w:rPr>
        <w:t xml:space="preserve">  </w:t>
      </w:r>
      <w:r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  <w:t>Real time.</w:t>
      </w:r>
    </w:p>
    <w:p w:rsidR="00EB0B9D" w:rsidP="00EB0B9D" w:rsidRDefault="00EB0B9D" w14:paraId="71CA09B3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73" w:id="62"/>
      <w:r>
        <w:rPr>
          <w:rFonts w:ascii="Tahoma" w:hAnsi="Tahoma" w:eastAsia="Times New Roman" w:cs="Tahoma"/>
          <w:noProof/>
          <w:color w:val="auto"/>
          <w:sz w:val="22"/>
          <w:szCs w:val="22"/>
        </w:rPr>
        <w:t>Transaction Volume</w:t>
      </w:r>
      <w:bookmarkEnd w:id="62"/>
    </w:p>
    <w:p w:rsidR="00EB0B9D" w:rsidP="00EB0B9D" w:rsidRDefault="00EB0B9D" w14:paraId="6EE31CDF" w14:textId="77777777">
      <w:pPr>
        <w:ind w:firstLine="720"/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</w:pPr>
      <w:r>
        <w:rPr>
          <w:rFonts w:eastAsia="Times New Roman" w:asciiTheme="minorHAnsi" w:hAnsiTheme="minorHAnsi" w:cstheme="minorHAnsi"/>
          <w:color w:val="0D0D0D" w:themeColor="text1" w:themeTint="F2"/>
          <w:lang w:eastAsia="nb-NO"/>
        </w:rPr>
        <w:t xml:space="preserve">  </w:t>
      </w:r>
      <w:r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  <w:t>TBU</w:t>
      </w:r>
    </w:p>
    <w:p w:rsidR="00EB0B9D" w:rsidP="00EB0B9D" w:rsidRDefault="00EB0B9D" w14:paraId="19D7992A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74" w:id="63"/>
      <w:r>
        <w:rPr>
          <w:rFonts w:ascii="Tahoma" w:hAnsi="Tahoma" w:eastAsia="Times New Roman" w:cs="Tahoma"/>
          <w:noProof/>
          <w:color w:val="auto"/>
          <w:sz w:val="22"/>
          <w:szCs w:val="22"/>
        </w:rPr>
        <w:t>Initiating Process/ Transaction/ Program</w:t>
      </w:r>
      <w:bookmarkEnd w:id="63"/>
    </w:p>
    <w:p w:rsidR="00EB0B9D" w:rsidP="2B312BDD" w:rsidRDefault="002540FD" w14:paraId="7F1BA75C" w14:textId="21B7BCEB">
      <w:pPr>
        <w:pStyle w:val="ListParagraph"/>
        <w:ind w:left="837"/>
        <w:rPr>
          <w:rFonts w:ascii="Calibri" w:hAnsi="Calibri" w:eastAsia="Times New Roman" w:cs="Calibri" w:asciiTheme="minorAscii" w:hAnsiTheme="minorAscii" w:cstheme="minorAscii"/>
          <w:color w:val="0D0D0D" w:themeColor="text1" w:themeTint="F2"/>
          <w:sz w:val="22"/>
          <w:szCs w:val="22"/>
          <w:lang w:eastAsia="nb-NO"/>
        </w:rPr>
      </w:pPr>
      <w:r w:rsidRPr="2B312BDD" w:rsidR="002540FD">
        <w:rPr>
          <w:rFonts w:ascii="Calibri" w:hAnsi="Calibri" w:cs="Arial"/>
          <w:sz w:val="22"/>
          <w:szCs w:val="22"/>
          <w:lang w:val="en-GB"/>
        </w:rPr>
        <w:t>Consumption</w:t>
      </w:r>
      <w:r w:rsidRPr="2B312BDD" w:rsidR="00EB0B9D">
        <w:rPr>
          <w:rFonts w:ascii="Calibri" w:hAnsi="Calibri" w:cs="Arial"/>
          <w:sz w:val="22"/>
          <w:szCs w:val="22"/>
          <w:lang w:val="en-GB"/>
        </w:rPr>
        <w:t xml:space="preserve"> data</w:t>
      </w:r>
      <w:r w:rsidRPr="2B312BDD" w:rsidR="00EB0B9D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 xml:space="preserve"> will be in 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  <w:lang w:eastAsia="nb-NO"/>
        </w:rPr>
        <w:t>GSAP system</w:t>
      </w:r>
      <w:r w:rsidRPr="2B312BDD" w:rsidR="00EB0B9D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 xml:space="preserve"> and triggered and will be sent to VAT system through </w:t>
      </w:r>
      <w:r w:rsidRPr="2B312BDD" w:rsidR="7AD11267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>HTTPS</w:t>
      </w:r>
      <w:r w:rsidRPr="2B312BDD" w:rsidR="00EB0B9D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 xml:space="preserve"> adapter in Integration Suite.</w:t>
      </w:r>
    </w:p>
    <w:p w:rsidR="00EB0B9D" w:rsidP="00EB0B9D" w:rsidRDefault="00EB0B9D" w14:paraId="62F08315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75" w:id="64"/>
      <w:r>
        <w:rPr>
          <w:rFonts w:ascii="Tahoma" w:hAnsi="Tahoma" w:eastAsia="Times New Roman" w:cs="Tahoma"/>
          <w:noProof/>
          <w:color w:val="auto"/>
          <w:sz w:val="22"/>
          <w:szCs w:val="22"/>
        </w:rPr>
        <w:t>Processing Type</w:t>
      </w:r>
      <w:bookmarkEnd w:id="64"/>
    </w:p>
    <w:p w:rsidR="00EB0B9D" w:rsidP="00EB0B9D" w:rsidRDefault="00EB0B9D" w14:paraId="3FE1B6D6" w14:textId="77777777">
      <w:pPr>
        <w:pStyle w:val="ListParagraph"/>
        <w:ind w:left="432"/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</w:pPr>
      <w:r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  <w:t xml:space="preserve">         Data is processed as .json files.</w:t>
      </w:r>
    </w:p>
    <w:p w:rsidR="00EB0B9D" w:rsidP="00EB0B9D" w:rsidRDefault="00EB0B9D" w14:paraId="51301365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76" w:id="65"/>
      <w:r>
        <w:rPr>
          <w:rFonts w:ascii="Tahoma" w:hAnsi="Tahoma" w:eastAsia="Times New Roman" w:cs="Tahoma"/>
          <w:noProof/>
          <w:color w:val="auto"/>
          <w:sz w:val="22"/>
          <w:szCs w:val="22"/>
        </w:rPr>
        <w:t>Performance</w:t>
      </w:r>
      <w:bookmarkEnd w:id="65"/>
    </w:p>
    <w:p w:rsidR="00EB0B9D" w:rsidP="00EB0B9D" w:rsidRDefault="00EB0B9D" w14:paraId="3C64F9DC" w14:textId="77777777">
      <w:pPr>
        <w:pStyle w:val="ListParagraph"/>
        <w:ind w:left="432"/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</w:pPr>
      <w:r>
        <w:rPr>
          <w:rFonts w:eastAsia="Times New Roman" w:asciiTheme="minorHAnsi" w:hAnsiTheme="minorHAnsi" w:cstheme="minorHAnsi"/>
          <w:color w:val="0D0D0D" w:themeColor="text1" w:themeTint="F2"/>
          <w:lang w:eastAsia="nb-NO"/>
        </w:rPr>
        <w:t xml:space="preserve">         </w:t>
      </w:r>
      <w:r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  <w:t>NA</w:t>
      </w:r>
    </w:p>
    <w:p w:rsidR="00EB0B9D" w:rsidP="00EB0B9D" w:rsidRDefault="00EB0B9D" w14:paraId="08D2438B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77" w:id="66"/>
      <w:r>
        <w:rPr>
          <w:rFonts w:ascii="Tahoma" w:hAnsi="Tahoma" w:eastAsia="Times New Roman" w:cs="Tahoma"/>
          <w:noProof/>
          <w:color w:val="auto"/>
          <w:sz w:val="22"/>
          <w:szCs w:val="22"/>
        </w:rPr>
        <w:t>Proposed Transfer Method/ Program</w:t>
      </w:r>
      <w:bookmarkEnd w:id="66"/>
    </w:p>
    <w:p w:rsidR="00EB0B9D" w:rsidP="2B312BDD" w:rsidRDefault="00EB0B9D" w14:paraId="0575DE14" w14:textId="111007D2">
      <w:pPr>
        <w:ind w:firstLine="720"/>
        <w:rPr>
          <w:rFonts w:ascii="Calibri" w:hAnsi="Calibri" w:eastAsia="Times New Roman" w:cs="Calibri" w:asciiTheme="minorAscii" w:hAnsiTheme="minorAscii" w:cstheme="minorAscii"/>
          <w:color w:val="0D0D0D" w:themeColor="text1" w:themeTint="F2"/>
          <w:sz w:val="22"/>
          <w:szCs w:val="22"/>
          <w:lang w:eastAsia="nb-NO"/>
        </w:rPr>
      </w:pPr>
      <w:r w:rsidRPr="2B312BDD" w:rsidR="00EB0B9D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 xml:space="preserve">Source will be </w:t>
      </w:r>
      <w:r w:rsidRPr="2B312BDD" w:rsidR="00882EE6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>SOAP</w:t>
      </w:r>
      <w:r w:rsidRPr="2B312BDD" w:rsidR="00EB0B9D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 xml:space="preserve"> connection and Target will be </w:t>
      </w:r>
      <w:r w:rsidRPr="2B312BDD" w:rsidR="7E940476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>HTTPS</w:t>
      </w:r>
      <w:r w:rsidRPr="2B312BDD" w:rsidR="00EB0B9D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 xml:space="preserve"> connection.</w:t>
      </w:r>
    </w:p>
    <w:p w:rsidR="00EB0B9D" w:rsidP="00EB0B9D" w:rsidRDefault="00EB0B9D" w14:paraId="15D549AF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78" w:id="67"/>
      <w:r>
        <w:rPr>
          <w:rFonts w:ascii="Tahoma" w:hAnsi="Tahoma" w:eastAsia="Times New Roman" w:cs="Tahoma"/>
          <w:noProof/>
          <w:color w:val="auto"/>
          <w:sz w:val="22"/>
          <w:szCs w:val="22"/>
        </w:rPr>
        <w:t>Archival and Re-Run Requirements</w:t>
      </w:r>
      <w:bookmarkEnd w:id="67"/>
    </w:p>
    <w:p w:rsidR="00EB0B9D" w:rsidP="00EB0B9D" w:rsidRDefault="00EB0B9D" w14:paraId="32787CB1" w14:textId="77777777">
      <w:pPr>
        <w:ind w:firstLine="720"/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</w:pPr>
      <w:r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  <w:t xml:space="preserve">   NA</w:t>
      </w:r>
    </w:p>
    <w:p w:rsidR="00EB0B9D" w:rsidP="00EB0B9D" w:rsidRDefault="00EB0B9D" w14:paraId="53545C08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79" w:id="68"/>
      <w:r>
        <w:rPr>
          <w:rFonts w:ascii="Tahoma" w:hAnsi="Tahoma" w:eastAsia="Times New Roman" w:cs="Tahoma"/>
          <w:noProof/>
          <w:color w:val="auto"/>
          <w:sz w:val="22"/>
          <w:szCs w:val="22"/>
        </w:rPr>
        <w:t>Error and Notification Requirements</w:t>
      </w:r>
      <w:bookmarkEnd w:id="68"/>
    </w:p>
    <w:p w:rsidR="00EB0B9D" w:rsidP="00EB0B9D" w:rsidRDefault="00EB0B9D" w14:paraId="665B6E8E" w14:textId="77777777">
      <w:pPr>
        <w:ind w:firstLine="720"/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</w:pPr>
      <w:r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  <w:t xml:space="preserve">   NA</w:t>
      </w:r>
    </w:p>
    <w:p w:rsidR="00EB0B9D" w:rsidP="00EB0B9D" w:rsidRDefault="00EB0B9D" w14:paraId="5CAD1AA5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80" w:id="69"/>
      <w:r>
        <w:rPr>
          <w:rFonts w:ascii="Tahoma" w:hAnsi="Tahoma" w:eastAsia="Times New Roman" w:cs="Tahoma"/>
          <w:noProof/>
          <w:color w:val="auto"/>
          <w:sz w:val="22"/>
          <w:szCs w:val="22"/>
        </w:rPr>
        <w:t>Re-Use Details</w:t>
      </w:r>
      <w:bookmarkEnd w:id="69"/>
    </w:p>
    <w:p w:rsidR="00EB0B9D" w:rsidP="00EB0B9D" w:rsidRDefault="00EB0B9D" w14:paraId="77E41CB5" w14:textId="77777777"/>
    <w:p w:rsidR="00EB0B9D" w:rsidP="00EB0B9D" w:rsidRDefault="00EB0B9D" w14:paraId="052E33C2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81" w:id="70"/>
      <w:r>
        <w:rPr>
          <w:rFonts w:ascii="Tahoma" w:hAnsi="Tahoma" w:eastAsia="Times New Roman" w:cs="Tahoma"/>
          <w:noProof/>
          <w:color w:val="auto"/>
          <w:sz w:val="22"/>
          <w:szCs w:val="22"/>
        </w:rPr>
        <w:t>Data Migration Requirements</w:t>
      </w:r>
      <w:bookmarkEnd w:id="70"/>
    </w:p>
    <w:p w:rsidR="00EB0B9D" w:rsidP="00EB0B9D" w:rsidRDefault="00EB0B9D" w14:paraId="58845172" w14:textId="77777777">
      <w:pPr>
        <w:pStyle w:val="ListParagraph"/>
        <w:ind w:left="432"/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</w:pPr>
      <w:r>
        <w:rPr>
          <w:rFonts w:eastAsia="Times New Roman" w:asciiTheme="minorHAnsi" w:hAnsiTheme="minorHAnsi" w:cstheme="minorHAnsi"/>
          <w:color w:val="0D0D0D" w:themeColor="text1" w:themeTint="F2"/>
          <w:lang w:eastAsia="nb-NO"/>
        </w:rPr>
        <w:t xml:space="preserve">         </w:t>
      </w:r>
      <w:r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  <w:t>NA</w:t>
      </w:r>
    </w:p>
    <w:p w:rsidR="00EB0B9D" w:rsidP="00EB0B9D" w:rsidRDefault="00EB0B9D" w14:paraId="6735768D" w14:textId="77777777">
      <w:pPr>
        <w:pStyle w:val="ListParagraph"/>
        <w:ind w:left="432"/>
        <w:rPr>
          <w:rFonts w:eastAsia="Times New Roman" w:asciiTheme="minorHAnsi" w:hAnsiTheme="minorHAnsi" w:cstheme="minorHAnsi"/>
          <w:i/>
          <w:color w:val="0000FF"/>
          <w:lang w:eastAsia="nb-NO"/>
        </w:rPr>
      </w:pPr>
    </w:p>
    <w:p w:rsidR="00EB0B9D" w:rsidP="00EB0B9D" w:rsidRDefault="00EB0B9D" w14:paraId="0911EDE5" w14:textId="77777777">
      <w:pPr>
        <w:pStyle w:val="ListParagraph"/>
        <w:ind w:left="432"/>
        <w:rPr>
          <w:rFonts w:eastAsia="Times New Roman" w:asciiTheme="minorHAnsi" w:hAnsiTheme="minorHAnsi" w:cstheme="minorHAnsi"/>
          <w:i/>
          <w:color w:val="0000FF"/>
          <w:lang w:eastAsia="nb-NO"/>
        </w:rPr>
      </w:pPr>
    </w:p>
    <w:p w:rsidR="00EB0B9D" w:rsidP="00EB0B9D" w:rsidRDefault="00EB0B9D" w14:paraId="0FE02889" w14:textId="77777777">
      <w:pPr>
        <w:pStyle w:val="ListParagraph"/>
        <w:ind w:left="432"/>
        <w:rPr>
          <w:rFonts w:eastAsia="Times New Roman" w:asciiTheme="minorHAnsi" w:hAnsiTheme="minorHAnsi" w:cstheme="minorHAnsi"/>
          <w:i/>
          <w:color w:val="0000FF"/>
          <w:lang w:eastAsia="nb-NO"/>
        </w:rPr>
      </w:pPr>
    </w:p>
    <w:p w:rsidR="00EB0B9D" w:rsidP="00EB0B9D" w:rsidRDefault="00EB0B9D" w14:paraId="40F08458" w14:textId="77777777">
      <w:pPr>
        <w:rPr>
          <w:rFonts w:eastAsia="Times New Roman" w:asciiTheme="minorHAnsi" w:hAnsiTheme="minorHAnsi" w:cstheme="minorHAnsi"/>
          <w:i/>
          <w:color w:val="0000FF"/>
          <w:lang w:eastAsia="nb-NO"/>
        </w:rPr>
      </w:pPr>
    </w:p>
    <w:p w:rsidR="2B312BDD" w:rsidRDefault="2B312BDD" w14:paraId="08E84CAB" w14:textId="6A1DCAA0">
      <w:r>
        <w:br w:type="page"/>
      </w:r>
    </w:p>
    <w:p w:rsidR="00EB0B9D" w:rsidP="00EB0B9D" w:rsidRDefault="00EB0B9D" w14:paraId="66120DC4" w14:textId="77777777">
      <w:pPr>
        <w:rPr>
          <w:rFonts w:eastAsia="Times New Roman" w:asciiTheme="minorHAnsi" w:hAnsiTheme="minorHAnsi" w:cstheme="minorHAnsi"/>
          <w:i/>
          <w:color w:val="0000FF"/>
          <w:lang w:eastAsia="nb-NO"/>
        </w:rPr>
      </w:pPr>
    </w:p>
    <w:bookmarkStart w:name="_Toc208739498" w:id="71"/>
    <w:bookmarkStart w:name="_Toc404788221" w:id="72"/>
    <w:bookmarkStart w:name="_Toc426649492" w:id="73"/>
    <w:bookmarkStart w:name="_Toc1397282" w:id="74"/>
    <w:p w:rsidR="00EB0B9D" w:rsidP="00EB0B9D" w:rsidRDefault="00EB0B9D" w14:paraId="5DA70453" w14:textId="68A3800C">
      <w:pPr>
        <w:pStyle w:val="Heading1"/>
        <w:numPr>
          <w:ilvl w:val="0"/>
          <w:numId w:val="2"/>
        </w:numPr>
        <w:tabs>
          <w:tab w:val="num" w:pos="567"/>
          <w:tab w:val="left" w:pos="1080"/>
        </w:tabs>
        <w:suppressAutoHyphens/>
        <w:spacing w:before="0" w:after="240" w:line="240" w:lineRule="auto"/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E5083F3" wp14:editId="6665C0D4">
                <wp:simplePos x="0" y="0"/>
                <wp:positionH relativeFrom="margin">
                  <wp:align>left</wp:align>
                </wp:positionH>
                <wp:positionV relativeFrom="paragraph">
                  <wp:posOffset>-38735</wp:posOffset>
                </wp:positionV>
                <wp:extent cx="3352800" cy="285750"/>
                <wp:effectExtent l="0" t="0" r="0" b="0"/>
                <wp:wrapNone/>
                <wp:docPr id="8" name="Arrow: Pentag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85750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047A05C0">
              <v:shape id="Arrow: Pentagon 8" style="position:absolute;margin-left:0;margin-top:-3.05pt;width:264pt;height:22.5pt;z-index:-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4c6e7 [1300]" stroked="f" strokeweight="1pt" type="#_x0000_t15" adj="2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" w14:anchorId="6D89363E">
                <w10:wrap anchorx="margin"/>
              </v:shape>
            </w:pict>
          </mc:Fallback>
        </mc:AlternateContent>
      </w:r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>Technical Overview</w:t>
      </w:r>
      <w:bookmarkEnd w:id="71"/>
      <w:bookmarkEnd w:id="72"/>
      <w:bookmarkEnd w:id="73"/>
      <w:bookmarkEnd w:id="74"/>
    </w:p>
    <w:p w:rsidR="00EB0B9D" w:rsidP="2B312BDD" w:rsidRDefault="00EB0B9D" w14:paraId="6B5DC21C" w14:textId="094CAECF">
      <w:pPr>
        <w:pStyle w:val="Normal"/>
        <w:keepNext w:val="1"/>
        <w:spacing w:after="0" w:line="360" w:lineRule="auto"/>
        <w:ind w:left="0"/>
        <w:jc w:val="both"/>
        <w:outlineLvl w:val="1"/>
        <w:rPr>
          <w:rFonts w:ascii="Tahoma" w:hAnsi="Tahoma" w:eastAsia="Calibri" w:cs=""/>
          <w:b w:val="1"/>
          <w:bCs w:val="1"/>
          <w:color w:val="1F497D"/>
          <w:sz w:val="20"/>
          <w:szCs w:val="20"/>
        </w:rPr>
      </w:pPr>
      <w:bookmarkStart w:name="_Toc208739499" w:id="112"/>
    </w:p>
    <w:p w:rsidR="00EB0B9D" w:rsidP="00EB0B9D" w:rsidRDefault="00EB0B9D" w14:paraId="06ECA3D6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404788223" w:id="113"/>
      <w:bookmarkStart w:name="_Toc426649494" w:id="114"/>
      <w:bookmarkStart w:name="_Toc1397283" w:id="115"/>
      <w:bookmarkEnd w:id="112"/>
      <w:r>
        <w:rPr>
          <w:rFonts w:ascii="Tahoma" w:hAnsi="Tahoma" w:eastAsia="Times New Roman" w:cs="Tahoma"/>
          <w:noProof/>
          <w:color w:val="auto"/>
          <w:sz w:val="22"/>
          <w:szCs w:val="22"/>
        </w:rPr>
        <w:t>High Level Design</w:t>
      </w:r>
      <w:bookmarkEnd w:id="113"/>
      <w:bookmarkEnd w:id="114"/>
      <w:bookmarkEnd w:id="115"/>
    </w:p>
    <w:p w:rsidR="00EB0B9D" w:rsidP="00EB0B9D" w:rsidRDefault="00EB0B9D" w14:paraId="3F55FF5E" w14:textId="1B9F7FD9">
      <w:pPr>
        <w:pStyle w:val="ListParagraph"/>
        <w:numPr>
          <w:ilvl w:val="0"/>
          <w:numId w:val="6"/>
        </w:numPr>
        <w:jc w:val="both"/>
        <w:rPr>
          <w:rFonts w:eastAsia="Times New Roman" w:asciiTheme="minorHAnsi" w:hAnsiTheme="minorHAnsi" w:cstheme="minorHAnsi"/>
          <w:sz w:val="22"/>
          <w:lang w:eastAsia="nb-NO"/>
        </w:rPr>
      </w:pPr>
      <w:r>
        <w:rPr>
          <w:rFonts w:eastAsia="Times New Roman" w:asciiTheme="minorHAnsi" w:hAnsiTheme="minorHAnsi" w:cstheme="minorHAnsi"/>
          <w:sz w:val="22"/>
          <w:lang w:eastAsia="nb-NO"/>
        </w:rPr>
        <w:t xml:space="preserve">The interface will get triggered at Integration Suite’s end once the </w:t>
      </w:r>
      <w:r w:rsidR="002540FD">
        <w:rPr>
          <w:rFonts w:eastAsia="Times New Roman" w:asciiTheme="minorHAnsi" w:hAnsiTheme="minorHAnsi" w:cstheme="minorHAnsi"/>
          <w:sz w:val="22"/>
          <w:lang w:eastAsia="nb-NO"/>
        </w:rPr>
        <w:t>Consumption</w:t>
      </w:r>
      <w:r>
        <w:rPr>
          <w:rFonts w:eastAsia="Times New Roman" w:asciiTheme="minorHAnsi" w:hAnsiTheme="minorHAnsi" w:cstheme="minorHAnsi"/>
          <w:sz w:val="22"/>
          <w:lang w:eastAsia="nb-NO"/>
        </w:rPr>
        <w:t xml:space="preserve"> data are being placed in GSAP system.</w:t>
      </w:r>
    </w:p>
    <w:p w:rsidR="00EB0B9D" w:rsidP="00EB0B9D" w:rsidRDefault="00EB0B9D" w14:paraId="61327C95" w14:textId="62AE590D">
      <w:pPr>
        <w:pStyle w:val="ListParagraph"/>
        <w:numPr>
          <w:ilvl w:val="0"/>
          <w:numId w:val="6"/>
        </w:numPr>
        <w:jc w:val="both"/>
        <w:rPr>
          <w:rFonts w:eastAsia="Times New Roman" w:asciiTheme="minorHAnsi" w:hAnsiTheme="minorHAnsi" w:cstheme="minorHAnsi"/>
          <w:sz w:val="22"/>
          <w:lang w:eastAsia="nb-NO"/>
        </w:rPr>
      </w:pPr>
      <w:r>
        <w:rPr>
          <w:rFonts w:eastAsia="Times New Roman" w:asciiTheme="minorHAnsi" w:hAnsiTheme="minorHAnsi" w:cstheme="minorHAnsi"/>
          <w:sz w:val="22"/>
          <w:lang w:eastAsia="nb-NO"/>
        </w:rPr>
        <w:t xml:space="preserve">Integration Suite will be receiving the </w:t>
      </w:r>
      <w:r w:rsidR="002540FD">
        <w:rPr>
          <w:rFonts w:eastAsia="Times New Roman" w:asciiTheme="minorHAnsi" w:hAnsiTheme="minorHAnsi" w:cstheme="minorHAnsi"/>
          <w:sz w:val="22"/>
          <w:lang w:eastAsia="nb-NO"/>
        </w:rPr>
        <w:t>Consumption</w:t>
      </w:r>
      <w:r>
        <w:rPr>
          <w:rFonts w:eastAsia="Times New Roman" w:asciiTheme="minorHAnsi" w:hAnsiTheme="minorHAnsi" w:cstheme="minorHAnsi"/>
          <w:sz w:val="22"/>
          <w:lang w:eastAsia="nb-NO"/>
        </w:rPr>
        <w:t xml:space="preserve"> data through </w:t>
      </w:r>
      <w:r w:rsidR="00882EE6">
        <w:rPr>
          <w:rFonts w:eastAsia="Times New Roman" w:asciiTheme="minorHAnsi" w:hAnsiTheme="minorHAnsi" w:cstheme="minorHAnsi"/>
          <w:sz w:val="22"/>
          <w:lang w:eastAsia="nb-NO"/>
        </w:rPr>
        <w:t>SOAP</w:t>
      </w:r>
      <w:r>
        <w:rPr>
          <w:rFonts w:eastAsia="Times New Roman" w:asciiTheme="minorHAnsi" w:hAnsiTheme="minorHAnsi" w:cstheme="minorHAnsi"/>
          <w:sz w:val="22"/>
          <w:lang w:eastAsia="nb-NO"/>
        </w:rPr>
        <w:t xml:space="preserve"> adapter from GSAP system.</w:t>
      </w:r>
    </w:p>
    <w:p w:rsidR="00EB0B9D" w:rsidP="2B312BDD" w:rsidRDefault="00EB0B9D" w14:paraId="68E24C40" w14:textId="3C23F2B8">
      <w:pPr>
        <w:pStyle w:val="ListParagraph"/>
        <w:numPr>
          <w:ilvl w:val="0"/>
          <w:numId w:val="6"/>
        </w:numPr>
        <w:jc w:val="both"/>
        <w:rPr>
          <w:rFonts w:ascii="Calibri" w:hAnsi="Calibri" w:eastAsia="Times New Roman" w:cs="Calibri" w:asciiTheme="minorAscii" w:hAnsiTheme="minorAscii" w:cstheme="minorAscii"/>
          <w:sz w:val="22"/>
          <w:szCs w:val="22"/>
          <w:lang w:eastAsia="nb-NO"/>
        </w:rPr>
      </w:pP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  <w:lang w:eastAsia="nb-NO"/>
        </w:rPr>
        <w:t xml:space="preserve">Integration Suite will send the </w:t>
      </w:r>
      <w:r w:rsidRPr="2B312BDD" w:rsidR="002540FD">
        <w:rPr>
          <w:rFonts w:ascii="Calibri" w:hAnsi="Calibri" w:eastAsia="Times New Roman" w:cs="Calibri" w:asciiTheme="minorAscii" w:hAnsiTheme="minorAscii" w:cstheme="minorAscii"/>
          <w:sz w:val="22"/>
          <w:szCs w:val="22"/>
          <w:lang w:eastAsia="nb-NO"/>
        </w:rPr>
        <w:t>Consumption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  <w:lang w:eastAsia="nb-NO"/>
        </w:rPr>
        <w:t xml:space="preserve"> to VAT system via </w:t>
      </w:r>
      <w:r w:rsidRPr="2B312BDD" w:rsidR="63F217CF">
        <w:rPr>
          <w:rFonts w:ascii="Calibri" w:hAnsi="Calibri" w:eastAsia="Times New Roman" w:cs="Calibri" w:asciiTheme="minorAscii" w:hAnsiTheme="minorAscii" w:cstheme="minorAscii"/>
          <w:sz w:val="22"/>
          <w:szCs w:val="22"/>
          <w:lang w:eastAsia="nb-NO"/>
        </w:rPr>
        <w:t>HTTPS</w:t>
      </w:r>
      <w:r w:rsidRPr="2B312BDD" w:rsidR="00EB0B9D">
        <w:rPr>
          <w:rFonts w:ascii="Calibri" w:hAnsi="Calibri" w:eastAsia="Times New Roman" w:cs="Calibri" w:asciiTheme="minorAscii" w:hAnsiTheme="minorAscii" w:cstheme="minorAscii"/>
          <w:sz w:val="22"/>
          <w:szCs w:val="22"/>
          <w:lang w:eastAsia="nb-NO"/>
        </w:rPr>
        <w:t xml:space="preserve"> connection.</w:t>
      </w:r>
    </w:p>
    <w:p w:rsidR="00EB0B9D" w:rsidP="2B312BDD" w:rsidRDefault="00EB0B9D" w14:paraId="2C068EEC" w14:textId="77777777">
      <w:pPr>
        <w:pStyle w:val="Normal"/>
        <w:keepNext w:val="1"/>
        <w:spacing w:before="120" w:after="120" w:line="240" w:lineRule="auto"/>
        <w:ind w:left="0"/>
        <w:jc w:val="both"/>
        <w:outlineLvl w:val="2"/>
        <w:rPr>
          <w:rFonts w:ascii="Tahoma" w:hAnsi="Tahoma" w:eastAsia="Calibri" w:cs=""/>
          <w:b w:val="1"/>
          <w:bCs w:val="1"/>
          <w:color w:val="1F497D"/>
          <w:sz w:val="20"/>
          <w:szCs w:val="20"/>
        </w:rPr>
      </w:pPr>
      <w:bookmarkStart w:name="_Toc288555552" w:id="129"/>
      <w:bookmarkStart w:name="_Toc288746934" w:id="130"/>
      <w:bookmarkStart w:name="_Toc290995839" w:id="131"/>
      <w:bookmarkStart w:name="_Toc290996273" w:id="132"/>
      <w:bookmarkStart w:name="_Toc290996409" w:id="133"/>
      <w:bookmarkStart w:name="_Toc290996552" w:id="134"/>
      <w:bookmarkStart w:name="_Toc290996687" w:id="135"/>
      <w:bookmarkStart w:name="_Toc291980398" w:id="136"/>
      <w:bookmarkStart w:name="_Toc291980527" w:id="137"/>
      <w:bookmarkStart w:name="_Toc291980658" w:id="138"/>
      <w:bookmarkStart w:name="_Toc404788225" w:id="139"/>
      <w:bookmarkStart w:name="_Toc405368922" w:id="140"/>
      <w:bookmarkStart w:name="_Toc426649496" w:id="141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p w:rsidR="00EB0B9D" w:rsidP="00EB0B9D" w:rsidRDefault="00EB0B9D" w14:paraId="12A5B034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404788226" w:id="142"/>
      <w:bookmarkStart w:name="_Toc426649497" w:id="143"/>
      <w:bookmarkStart w:name="_Toc1397284" w:id="144"/>
      <w:r>
        <w:rPr>
          <w:rFonts w:ascii="Tahoma" w:hAnsi="Tahoma" w:eastAsia="Times New Roman" w:cs="Tahoma"/>
          <w:noProof/>
          <w:color w:val="auto"/>
          <w:sz w:val="22"/>
          <w:szCs w:val="22"/>
        </w:rPr>
        <w:t>Usage of Standard SAP Enterprise Services</w:t>
      </w:r>
      <w:bookmarkEnd w:id="142"/>
      <w:bookmarkEnd w:id="143"/>
      <w:bookmarkEnd w:id="144"/>
    </w:p>
    <w:p w:rsidR="00EB0B9D" w:rsidP="00EB0B9D" w:rsidRDefault="00EB0B9D" w14:paraId="796584C4" w14:textId="77777777">
      <w:pPr>
        <w:ind w:left="576"/>
        <w:jc w:val="both"/>
        <w:rPr>
          <w:rFonts w:eastAsia="Times New Roman" w:asciiTheme="minorHAnsi" w:hAnsiTheme="minorHAnsi" w:cstheme="minorHAnsi"/>
          <w:sz w:val="22"/>
          <w:lang w:eastAsia="nb-NO"/>
        </w:rPr>
      </w:pPr>
      <w:r>
        <w:rPr>
          <w:rFonts w:eastAsia="Times New Roman" w:asciiTheme="minorHAnsi" w:hAnsiTheme="minorHAnsi" w:cstheme="minorHAnsi"/>
          <w:sz w:val="22"/>
          <w:lang w:eastAsia="nb-NO"/>
        </w:rPr>
        <w:t>NA</w:t>
      </w:r>
    </w:p>
    <w:p w:rsidR="00EB0B9D" w:rsidP="00EB0B9D" w:rsidRDefault="00EB0B9D" w14:paraId="46A35727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jc w:val="both"/>
        <w:rPr>
          <w:rFonts w:asciiTheme="minorHAnsi" w:hAnsiTheme="minorHAnsi" w:cstheme="minorHAnsi"/>
        </w:rPr>
      </w:pPr>
      <w:bookmarkStart w:name="_Toc404788227" w:id="145"/>
      <w:bookmarkStart w:name="_Toc426649498" w:id="146"/>
      <w:bookmarkStart w:name="_Toc1397285" w:id="147"/>
      <w:r>
        <w:rPr>
          <w:rFonts w:ascii="Tahoma" w:hAnsi="Tahoma" w:eastAsia="Times New Roman" w:cs="Tahoma"/>
          <w:noProof/>
          <w:color w:val="auto"/>
          <w:sz w:val="22"/>
          <w:szCs w:val="22"/>
        </w:rPr>
        <w:t>BRM/Value Mapping Requirement and Usage</w:t>
      </w:r>
      <w:bookmarkEnd w:id="145"/>
      <w:bookmarkEnd w:id="146"/>
      <w:bookmarkEnd w:id="147"/>
    </w:p>
    <w:p w:rsidR="00EB0B9D" w:rsidP="00EB0B9D" w:rsidRDefault="00EB0B9D" w14:paraId="03534811" w14:textId="77777777">
      <w:pPr>
        <w:pStyle w:val="ListParagraph"/>
        <w:ind w:left="522"/>
        <w:jc w:val="both"/>
        <w:rPr>
          <w:rFonts w:eastAsia="Times New Roman" w:asciiTheme="minorHAnsi" w:hAnsiTheme="minorHAnsi" w:cstheme="minorHAnsi"/>
          <w:sz w:val="22"/>
          <w:lang w:eastAsia="nb-NO"/>
        </w:rPr>
      </w:pPr>
      <w:r>
        <w:rPr>
          <w:rFonts w:eastAsia="Times New Roman" w:asciiTheme="minorHAnsi" w:hAnsiTheme="minorHAnsi" w:cstheme="minorHAnsi"/>
          <w:sz w:val="22"/>
          <w:lang w:eastAsia="nb-NO"/>
        </w:rPr>
        <w:t>NA</w:t>
      </w:r>
    </w:p>
    <w:p w:rsidR="00EB0B9D" w:rsidP="00EB0B9D" w:rsidRDefault="00EB0B9D" w14:paraId="2D005FEF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r>
        <w:rPr>
          <w:rFonts w:ascii="Tahoma" w:hAnsi="Tahoma" w:eastAsia="Times New Roman" w:cs="Tahoma"/>
          <w:noProof/>
          <w:color w:val="auto"/>
          <w:sz w:val="22"/>
          <w:szCs w:val="22"/>
        </w:rPr>
        <w:t>Out of the Box</w:t>
      </w:r>
    </w:p>
    <w:p w:rsidR="00EB0B9D" w:rsidP="00EB0B9D" w:rsidRDefault="00EB0B9D" w14:paraId="026D30AB" w14:textId="77777777">
      <w:pPr>
        <w:pStyle w:val="ListParagraph"/>
        <w:ind w:left="522"/>
        <w:jc w:val="both"/>
        <w:rPr>
          <w:rFonts w:eastAsia="Times New Roman" w:asciiTheme="minorHAnsi" w:hAnsiTheme="minorHAnsi" w:cstheme="minorHAnsi"/>
          <w:sz w:val="22"/>
          <w:lang w:eastAsia="nb-NO"/>
        </w:rPr>
      </w:pPr>
      <w:bookmarkStart w:name="_Toc404788228" w:id="148"/>
      <w:bookmarkStart w:name="_Toc426649499" w:id="149"/>
      <w:bookmarkStart w:name="_Toc1397286" w:id="150"/>
      <w:r>
        <w:rPr>
          <w:rFonts w:eastAsia="Times New Roman" w:asciiTheme="minorHAnsi" w:hAnsiTheme="minorHAnsi" w:cstheme="minorHAnsi"/>
          <w:sz w:val="22"/>
          <w:lang w:eastAsia="nb-NO"/>
        </w:rPr>
        <w:t>NA</w:t>
      </w:r>
    </w:p>
    <w:p w:rsidR="00EB0B9D" w:rsidP="00EB0B9D" w:rsidRDefault="00EB0B9D" w14:paraId="31F0B643" w14:textId="77777777">
      <w:pPr>
        <w:pStyle w:val="Heading2"/>
        <w:numPr>
          <w:ilvl w:val="1"/>
          <w:numId w:val="2"/>
        </w:numPr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r>
        <w:rPr>
          <w:rFonts w:ascii="Tahoma" w:hAnsi="Tahoma" w:eastAsia="Times New Roman" w:cs="Tahoma"/>
          <w:noProof/>
          <w:color w:val="auto"/>
          <w:sz w:val="22"/>
          <w:szCs w:val="22"/>
        </w:rPr>
        <w:t>Technical Dependencies/Constraints</w:t>
      </w:r>
      <w:bookmarkEnd w:id="148"/>
      <w:bookmarkEnd w:id="149"/>
      <w:bookmarkEnd w:id="150"/>
    </w:p>
    <w:p w:rsidR="00EB0B9D" w:rsidP="00EB0B9D" w:rsidRDefault="00EB0B9D" w14:paraId="7A8CED46" w14:textId="77777777">
      <w:pPr>
        <w:pStyle w:val="ListParagraph"/>
        <w:ind w:left="522"/>
        <w:jc w:val="both"/>
        <w:rPr>
          <w:rFonts w:eastAsia="Times New Roman" w:asciiTheme="minorHAnsi" w:hAnsiTheme="minorHAnsi" w:cstheme="minorHAnsi"/>
          <w:sz w:val="22"/>
          <w:lang w:eastAsia="nb-NO"/>
        </w:rPr>
      </w:pPr>
      <w:bookmarkStart w:name="_Toc404788229" w:id="151"/>
      <w:bookmarkStart w:name="_Toc426649500" w:id="152"/>
      <w:bookmarkStart w:name="_Toc1397287" w:id="153"/>
      <w:r>
        <w:rPr>
          <w:rFonts w:eastAsia="Times New Roman" w:asciiTheme="minorHAnsi" w:hAnsiTheme="minorHAnsi" w:cstheme="minorHAnsi"/>
          <w:sz w:val="22"/>
          <w:lang w:eastAsia="nb-NO"/>
        </w:rPr>
        <w:t>NA</w:t>
      </w:r>
    </w:p>
    <w:p w:rsidR="00EB0B9D" w:rsidP="00EB0B9D" w:rsidRDefault="00EB0B9D" w14:paraId="0B778B79" w14:textId="77777777">
      <w:pPr>
        <w:pStyle w:val="Heading2"/>
        <w:numPr>
          <w:ilvl w:val="1"/>
          <w:numId w:val="2"/>
        </w:numPr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r>
        <w:rPr>
          <w:rFonts w:ascii="Tahoma" w:hAnsi="Tahoma" w:eastAsia="Times New Roman" w:cs="Tahoma"/>
          <w:noProof/>
          <w:color w:val="auto"/>
          <w:sz w:val="22"/>
          <w:szCs w:val="22"/>
        </w:rPr>
        <w:t>Technical Assumptions</w:t>
      </w:r>
      <w:bookmarkEnd w:id="151"/>
      <w:bookmarkEnd w:id="152"/>
      <w:bookmarkEnd w:id="153"/>
    </w:p>
    <w:p w:rsidR="00EB0B9D" w:rsidP="00EB0B9D" w:rsidRDefault="00EB0B9D" w14:paraId="042E49F2" w14:textId="77777777">
      <w:pPr>
        <w:ind w:left="576"/>
        <w:jc w:val="both"/>
        <w:rPr>
          <w:rFonts w:eastAsia="Times New Roman" w:asciiTheme="minorHAnsi" w:hAnsiTheme="minorHAnsi" w:cstheme="minorHAnsi"/>
          <w:color w:val="0D0D0D" w:themeColor="text1" w:themeTint="F2"/>
          <w:sz w:val="22"/>
          <w:lang w:eastAsia="nb-NO"/>
        </w:rPr>
      </w:pPr>
    </w:p>
    <w:p w:rsidR="00EB0B9D" w:rsidP="00EB0B9D" w:rsidRDefault="00EB0B9D" w14:paraId="7ED78A19" w14:textId="77777777">
      <w:pPr>
        <w:pStyle w:val="Heading2"/>
        <w:numPr>
          <w:ilvl w:val="1"/>
          <w:numId w:val="2"/>
        </w:numPr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88" w:id="154"/>
      <w:bookmarkStart w:name="_Toc404788230" w:id="155"/>
      <w:bookmarkStart w:name="_Toc426649501" w:id="156"/>
      <w:r>
        <w:rPr>
          <w:rFonts w:ascii="Tahoma" w:hAnsi="Tahoma" w:eastAsia="Times New Roman" w:cs="Tahoma"/>
          <w:noProof/>
          <w:color w:val="auto"/>
          <w:sz w:val="22"/>
          <w:szCs w:val="22"/>
        </w:rPr>
        <w:t>Design Considerations</w:t>
      </w:r>
      <w:bookmarkEnd w:id="154"/>
    </w:p>
    <w:p w:rsidR="00EB0B9D" w:rsidP="2B312BDD" w:rsidRDefault="00EB0B9D" w14:paraId="6389C1C6" w14:textId="3C293CA4">
      <w:pPr>
        <w:pStyle w:val="Normal"/>
        <w:keepNext/>
        <w:spacing w:before="120" w:after="120" w:line="240" w:lineRule="auto"/>
        <w:ind w:left="432"/>
        <w:jc w:val="both"/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</w:pPr>
      <w:bookmarkEnd w:id="155"/>
      <w:bookmarkEnd w:id="156"/>
    </w:p>
    <w:p w:rsidR="00EB0B9D" w:rsidP="00EB0B9D" w:rsidRDefault="00EB0B9D" w14:paraId="36DBA757" w14:textId="77777777">
      <w:pPr>
        <w:pStyle w:val="Heading2"/>
        <w:numPr>
          <w:ilvl w:val="2"/>
          <w:numId w:val="2"/>
        </w:numPr>
        <w:tabs>
          <w:tab w:val="num" w:pos="810"/>
        </w:tabs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277592577" w:id="288"/>
      <w:bookmarkStart w:name="_Toc404788213" w:id="289"/>
      <w:bookmarkStart w:name="_Toc426649484" w:id="290"/>
      <w:bookmarkStart w:name="_Toc1397290" w:id="291"/>
      <w:r w:rsidRPr="2B312BDD" w:rsidR="00EB0B9D">
        <w:rPr>
          <w:rFonts w:ascii="Tahoma" w:hAnsi="Tahoma" w:eastAsia="Times New Roman" w:cs="Tahoma"/>
          <w:noProof/>
          <w:color w:val="auto"/>
          <w:sz w:val="22"/>
          <w:szCs w:val="22"/>
        </w:rPr>
        <w:t>Security, Integrity, and Controls</w:t>
      </w:r>
      <w:bookmarkEnd w:id="288"/>
      <w:bookmarkEnd w:id="289"/>
      <w:bookmarkEnd w:id="290"/>
      <w:bookmarkEnd w:id="291"/>
    </w:p>
    <w:p w:rsidR="00EB0B9D" w:rsidP="00EB0B9D" w:rsidRDefault="00EB0B9D" w14:paraId="203505E2" w14:textId="77777777"/>
    <w:p w:rsidRPr="000B3C56" w:rsidR="00EB0B9D" w:rsidP="00EB0B9D" w:rsidRDefault="00EB0B9D" w14:paraId="2D2F6DD1" w14:textId="77777777">
      <w:pPr>
        <w:pStyle w:val="Heading2"/>
        <w:numPr>
          <w:ilvl w:val="3"/>
          <w:numId w:val="2"/>
        </w:numPr>
        <w:tabs>
          <w:tab w:val="num" w:pos="810"/>
          <w:tab w:val="num" w:pos="2520"/>
        </w:tabs>
        <w:spacing w:before="120" w:after="120"/>
        <w:rPr>
          <w:rFonts w:ascii="Tahoma" w:hAnsi="Tahoma" w:eastAsia="Times New Roman" w:cs="Tahoma"/>
          <w:noProof/>
          <w:color w:val="auto"/>
          <w:sz w:val="20"/>
          <w:szCs w:val="20"/>
        </w:rPr>
      </w:pPr>
      <w:bookmarkStart w:name="_Toc404788214" w:id="292"/>
      <w:bookmarkStart w:name="_Toc426649485" w:id="293"/>
      <w:bookmarkStart w:name="_Toc1397291" w:id="294"/>
      <w:r w:rsidRPr="000B3C56">
        <w:rPr>
          <w:rFonts w:ascii="Tahoma" w:hAnsi="Tahoma" w:eastAsia="Times New Roman" w:cs="Tahoma"/>
          <w:noProof/>
          <w:color w:val="auto"/>
          <w:sz w:val="20"/>
          <w:szCs w:val="20"/>
        </w:rPr>
        <w:t>Security and Authorization Configuration</w:t>
      </w:r>
      <w:bookmarkEnd w:id="292"/>
      <w:bookmarkEnd w:id="293"/>
      <w:bookmarkEnd w:id="294"/>
    </w:p>
    <w:p w:rsidR="00EB0B9D" w:rsidP="2B312BDD" w:rsidRDefault="00EB0B9D" w14:paraId="0F94C60B" w14:textId="3B0C15F7">
      <w:pPr>
        <w:ind w:left="432"/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2B312BDD" w:rsidR="00EB0B9D">
        <w:rPr>
          <w:rFonts w:ascii="Calibri" w:hAnsi="Calibri" w:cs="Calibri" w:asciiTheme="minorAscii" w:hAnsiTheme="minorAscii" w:cstheme="minorAscii"/>
          <w:sz w:val="22"/>
          <w:szCs w:val="22"/>
        </w:rPr>
        <w:t xml:space="preserve">While connecting to API towards VAT system, we have used </w:t>
      </w:r>
      <w:r w:rsidRPr="2B312BDD" w:rsidR="63F217CF">
        <w:rPr>
          <w:rFonts w:ascii="Calibri" w:hAnsi="Calibri" w:cs="Calibri" w:asciiTheme="minorAscii" w:hAnsiTheme="minorAscii" w:cstheme="minorAscii"/>
          <w:sz w:val="22"/>
          <w:szCs w:val="22"/>
        </w:rPr>
        <w:t>HTTPS</w:t>
      </w:r>
      <w:r w:rsidRPr="2B312BDD" w:rsidR="00EB0B9D">
        <w:rPr>
          <w:rFonts w:ascii="Calibri" w:hAnsi="Calibri" w:cs="Calibri" w:asciiTheme="minorAscii" w:hAnsiTheme="minorAscii" w:cstheme="minorAscii"/>
          <w:sz w:val="22"/>
          <w:szCs w:val="22"/>
        </w:rPr>
        <w:t xml:space="preserve"> connection and authentication is done using API Key.</w:t>
      </w:r>
    </w:p>
    <w:p w:rsidRPr="000B3C56" w:rsidR="00EB0B9D" w:rsidP="00EB0B9D" w:rsidRDefault="00EB0B9D" w14:paraId="597E42AD" w14:textId="77777777">
      <w:pPr>
        <w:pStyle w:val="Heading2"/>
        <w:numPr>
          <w:ilvl w:val="3"/>
          <w:numId w:val="2"/>
        </w:numPr>
        <w:tabs>
          <w:tab w:val="num" w:pos="810"/>
          <w:tab w:val="num" w:pos="2520"/>
        </w:tabs>
        <w:spacing w:before="120" w:after="120"/>
        <w:rPr>
          <w:rFonts w:ascii="Tahoma" w:hAnsi="Tahoma" w:eastAsia="Times New Roman" w:cs="Tahoma"/>
          <w:noProof/>
          <w:color w:val="auto"/>
          <w:sz w:val="20"/>
          <w:szCs w:val="20"/>
        </w:rPr>
      </w:pPr>
      <w:bookmarkStart w:name="_Toc404788215" w:id="295"/>
      <w:bookmarkStart w:name="_Toc426649486" w:id="296"/>
      <w:bookmarkStart w:name="_Toc1397292" w:id="297"/>
      <w:r w:rsidRPr="000B3C56">
        <w:rPr>
          <w:rFonts w:ascii="Tahoma" w:hAnsi="Tahoma" w:eastAsia="Times New Roman" w:cs="Tahoma"/>
          <w:noProof/>
          <w:color w:val="auto"/>
          <w:sz w:val="20"/>
          <w:szCs w:val="20"/>
        </w:rPr>
        <w:t>Authentication Level</w:t>
      </w:r>
      <w:bookmarkEnd w:id="295"/>
      <w:bookmarkEnd w:id="296"/>
      <w:bookmarkEnd w:id="297"/>
    </w:p>
    <w:p w:rsidR="00EB0B9D" w:rsidP="00EB0B9D" w:rsidRDefault="00EB0B9D" w14:paraId="5BD0C6E8" w14:textId="58D17681">
      <w:pPr>
        <w:pStyle w:val="ListParagraph"/>
        <w:ind w:left="432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Header: XAPIKey</w:t>
      </w:r>
    </w:p>
    <w:p w:rsidR="00B83A8D" w:rsidP="00EB0B9D" w:rsidRDefault="00B83A8D" w14:paraId="76BC0E0C" w14:textId="77777777">
      <w:pPr>
        <w:pStyle w:val="ListParagraph"/>
        <w:ind w:left="432"/>
        <w:jc w:val="both"/>
        <w:rPr>
          <w:rFonts w:eastAsia="Times New Roman" w:asciiTheme="minorHAnsi" w:hAnsiTheme="minorHAnsi" w:cstheme="minorHAnsi"/>
          <w:i/>
          <w:color w:val="0000FF"/>
          <w:sz w:val="22"/>
          <w:lang w:eastAsia="nb-NO"/>
        </w:rPr>
      </w:pPr>
    </w:p>
    <w:bookmarkStart w:name="_Toc404788231" w:id="298"/>
    <w:bookmarkStart w:name="_Toc426649502" w:id="299"/>
    <w:bookmarkStart w:name="_Toc1397293" w:id="300"/>
    <w:p w:rsidR="00EB0B9D" w:rsidP="00EB0B9D" w:rsidRDefault="00EB0B9D" w14:paraId="736B86DF" w14:textId="6DEA69F7">
      <w:pPr>
        <w:pStyle w:val="Heading1"/>
        <w:numPr>
          <w:ilvl w:val="0"/>
          <w:numId w:val="2"/>
        </w:numPr>
        <w:tabs>
          <w:tab w:val="num" w:pos="567"/>
          <w:tab w:val="left" w:pos="1080"/>
        </w:tabs>
        <w:suppressAutoHyphens/>
        <w:spacing w:before="0" w:after="240" w:line="240" w:lineRule="auto"/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1E2FC3D" wp14:editId="1ACAB765">
                <wp:simplePos x="0" y="0"/>
                <wp:positionH relativeFrom="margin">
                  <wp:align>left</wp:align>
                </wp:positionH>
                <wp:positionV relativeFrom="paragraph">
                  <wp:posOffset>-48260</wp:posOffset>
                </wp:positionV>
                <wp:extent cx="3352800" cy="285750"/>
                <wp:effectExtent l="0" t="0" r="0" b="0"/>
                <wp:wrapNone/>
                <wp:docPr id="9" name="Arrow: Pentag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85750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11CEDF78">
              <v:shape id="Arrow: Pentagon 9" style="position:absolute;margin-left:0;margin-top:-3.8pt;width:264pt;height:22.5pt;z-index:-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4c6e7 [1300]" stroked="f" strokeweight="1pt" type="#_x0000_t15" adj="2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" w14:anchorId="511E7F0B">
                <w10:wrap anchorx="margin"/>
              </v:shape>
            </w:pict>
          </mc:Fallback>
        </mc:AlternateContent>
      </w:r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>Development Overview</w:t>
      </w:r>
      <w:bookmarkEnd w:id="298"/>
      <w:bookmarkEnd w:id="299"/>
      <w:bookmarkEnd w:id="300"/>
    </w:p>
    <w:p w:rsidR="00EB0B9D" w:rsidP="2B312BDD" w:rsidRDefault="00EB0B9D" w14:paraId="7F221BFC" w14:textId="77777777">
      <w:pPr>
        <w:pStyle w:val="Normal"/>
        <w:keepNext w:val="1"/>
        <w:tabs>
          <w:tab w:val="left" w:pos="567"/>
        </w:tabs>
        <w:spacing w:after="0" w:line="360" w:lineRule="auto"/>
        <w:ind w:left="0"/>
        <w:jc w:val="both"/>
        <w:outlineLvl w:val="1"/>
        <w:rPr>
          <w:rFonts w:ascii="Tahoma" w:hAnsi="Tahoma" w:eastAsia="Calibri" w:cs=""/>
          <w:b w:val="1"/>
          <w:bCs w:val="1"/>
          <w:color w:val="1F497D"/>
          <w:sz w:val="20"/>
          <w:szCs w:val="20"/>
        </w:rPr>
      </w:pPr>
      <w:bookmarkStart w:name="_Toc268869201" w:id="301"/>
      <w:bookmarkStart w:name="_Toc269111570" w:id="302"/>
      <w:bookmarkStart w:name="_Toc269111836" w:id="303"/>
      <w:bookmarkStart w:name="_Toc269111937" w:id="304"/>
      <w:bookmarkStart w:name="_Toc269112409" w:id="305"/>
      <w:bookmarkStart w:name="_Toc269115850" w:id="306"/>
      <w:bookmarkStart w:name="_Toc269115919" w:id="307"/>
      <w:bookmarkStart w:name="_Toc269116250" w:id="308"/>
      <w:bookmarkStart w:name="_Toc269116405" w:id="309"/>
      <w:bookmarkStart w:name="_Toc269116683" w:id="310"/>
      <w:bookmarkStart w:name="_Toc269131443" w:id="311"/>
      <w:bookmarkStart w:name="_Toc269131553" w:id="312"/>
      <w:bookmarkStart w:name="_Toc269133745" w:id="313"/>
      <w:bookmarkStart w:name="_Toc269136125" w:id="314"/>
      <w:bookmarkStart w:name="_Toc269137714" w:id="315"/>
      <w:bookmarkStart w:name="_Toc269138303" w:id="316"/>
      <w:bookmarkStart w:name="_Toc269138934" w:id="317"/>
      <w:bookmarkStart w:name="_Toc269202758" w:id="318"/>
      <w:bookmarkStart w:name="_Toc269204686" w:id="319"/>
      <w:bookmarkStart w:name="_Toc270519692" w:id="320"/>
      <w:bookmarkStart w:name="_Toc270520142" w:id="321"/>
      <w:bookmarkStart w:name="_Toc280105402" w:id="322"/>
      <w:bookmarkStart w:name="_Toc280108997" w:id="323"/>
      <w:bookmarkStart w:name="_Toc280111352" w:id="324"/>
      <w:bookmarkStart w:name="_Toc288555559" w:id="325"/>
      <w:bookmarkStart w:name="_Toc288746941" w:id="326"/>
      <w:bookmarkStart w:name="_Toc290995846" w:id="327"/>
      <w:bookmarkStart w:name="_Toc290996280" w:id="328"/>
      <w:bookmarkStart w:name="_Toc290996416" w:id="329"/>
      <w:bookmarkStart w:name="_Toc290996559" w:id="330"/>
      <w:bookmarkStart w:name="_Toc290996694" w:id="331"/>
      <w:bookmarkStart w:name="_Toc291980405" w:id="332"/>
      <w:bookmarkStart w:name="_Toc291980534" w:id="333"/>
      <w:bookmarkStart w:name="_Toc291980665" w:id="334"/>
      <w:bookmarkStart w:name="_Toc404788232" w:id="335"/>
      <w:bookmarkStart w:name="_Toc405368929" w:id="336"/>
      <w:bookmarkStart w:name="_Toc426649503" w:id="337"/>
      <w:bookmarkStart w:name="_Toc51582030" w:id="338"/>
      <w:bookmarkStart w:name="_Toc94704419" w:id="339"/>
      <w:bookmarkStart w:name="_Toc105475181" w:id="340"/>
      <w:bookmarkStart w:name="_Toc208739506" w:id="341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</w:p>
    <w:p w:rsidR="00EB0B9D" w:rsidP="00EB0B9D" w:rsidRDefault="00EB0B9D" w14:paraId="5A987FDE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404788233" w:id="342"/>
      <w:bookmarkStart w:name="_Toc426649504" w:id="343"/>
      <w:bookmarkStart w:name="_Toc1397294" w:id="344"/>
      <w:bookmarkEnd w:id="338"/>
      <w:bookmarkEnd w:id="339"/>
      <w:bookmarkEnd w:id="340"/>
      <w:bookmarkEnd w:id="341"/>
      <w:r>
        <w:rPr>
          <w:rFonts w:ascii="Tahoma" w:hAnsi="Tahoma" w:eastAsia="Times New Roman" w:cs="Tahoma"/>
          <w:noProof/>
          <w:color w:val="auto"/>
          <w:sz w:val="22"/>
          <w:szCs w:val="22"/>
        </w:rPr>
        <w:t>Interface Type</w:t>
      </w:r>
      <w:bookmarkEnd w:id="342"/>
      <w:bookmarkEnd w:id="343"/>
      <w:bookmarkEnd w:id="344"/>
    </w:p>
    <w:p w:rsidR="00EB0B9D" w:rsidP="083FA38C" w:rsidRDefault="00EB0B9D" w14:paraId="276E4217" w14:textId="24D6984C">
      <w:pPr>
        <w:ind w:firstLine="576"/>
        <w:jc w:val="both"/>
        <w:rPr>
          <w:rFonts w:ascii="Calibri" w:hAnsi="Calibri" w:eastAsia="Times New Roman" w:cs="Calibri" w:asciiTheme="minorAscii" w:hAnsiTheme="minorAscii" w:cstheme="minorAscii"/>
          <w:sz w:val="22"/>
          <w:szCs w:val="22"/>
          <w:lang w:eastAsia="nb-NO"/>
        </w:rPr>
      </w:pPr>
      <w:r w:rsidRPr="083FA38C" w:rsidR="00EB0B9D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 xml:space="preserve">This is an </w:t>
      </w:r>
      <w:r w:rsidRPr="083FA38C" w:rsidR="50A6996E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>out</w:t>
      </w:r>
      <w:r w:rsidRPr="083FA38C" w:rsidR="00EB0B9D">
        <w:rPr>
          <w:rFonts w:ascii="Calibri" w:hAnsi="Calibri" w:eastAsia="Times New Roman" w:cs="Calibri" w:asciiTheme="minorAscii" w:hAnsiTheme="minorAscii" w:cstheme="minorAscii"/>
          <w:color w:val="0D0D0D" w:themeColor="text1" w:themeTint="F2" w:themeShade="FF"/>
          <w:sz w:val="22"/>
          <w:szCs w:val="22"/>
          <w:lang w:eastAsia="nb-NO"/>
        </w:rPr>
        <w:t>bound interface from GSAP system to VAT system.</w:t>
      </w:r>
    </w:p>
    <w:p w:rsidR="00EB0B9D" w:rsidP="00EB0B9D" w:rsidRDefault="00EB0B9D" w14:paraId="4BEA290C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404788234" w:id="345"/>
      <w:bookmarkStart w:name="_Toc426649505" w:id="346"/>
      <w:bookmarkStart w:name="_Toc1397295" w:id="347"/>
      <w:r>
        <w:rPr>
          <w:rFonts w:ascii="Tahoma" w:hAnsi="Tahoma" w:eastAsia="Times New Roman" w:cs="Tahoma"/>
          <w:noProof/>
          <w:color w:val="auto"/>
          <w:sz w:val="22"/>
          <w:szCs w:val="22"/>
        </w:rPr>
        <w:t>Technical Flow Diagram</w:t>
      </w:r>
      <w:bookmarkEnd w:id="345"/>
      <w:bookmarkEnd w:id="346"/>
      <w:bookmarkEnd w:id="347"/>
    </w:p>
    <w:p w:rsidR="00EB0B9D" w:rsidP="00EB0B9D" w:rsidRDefault="00E03804" w14:paraId="59AE78FA" w14:textId="52BB392D">
      <w:ins w:author="Naik, Shivani Vilas" w:date="2023-06-15T16:31:00Z" w:id="348">
        <w:r w:rsidRPr="00DB7C5C">
          <w:rPr>
            <w:rFonts w:cstheme="minorHAnsi"/>
            <w:b/>
            <w:bCs/>
            <w:noProof/>
            <w:color w:val="003366"/>
            <w:szCs w:val="28"/>
          </w:rPr>
          <w:drawing>
            <wp:inline distT="0" distB="0" distL="0" distR="0" wp14:anchorId="4830E342" wp14:editId="168B36EB">
              <wp:extent cx="5143500" cy="1792532"/>
              <wp:effectExtent l="0" t="0" r="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5699" cy="18002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bookmarkStart w:name="_Toc1397296" w:id="349"/>
      <w:bookmarkStart w:name="_Toc404788235" w:id="350"/>
      <w:bookmarkStart w:name="_Toc426649506" w:id="351"/>
    </w:p>
    <w:p w:rsidR="00EB0B9D" w:rsidP="00EB0B9D" w:rsidRDefault="00EB0B9D" w14:paraId="1563FEB1" w14:textId="77777777"/>
    <w:p w:rsidR="00EB0B9D" w:rsidP="00EB0B9D" w:rsidRDefault="00EB0B9D" w14:paraId="382E870C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r>
        <w:rPr>
          <w:rFonts w:ascii="Tahoma" w:hAnsi="Tahoma" w:eastAsia="Times New Roman" w:cs="Tahoma"/>
          <w:noProof/>
          <w:color w:val="auto"/>
          <w:sz w:val="22"/>
          <w:szCs w:val="22"/>
        </w:rPr>
        <w:t>Technical Flow Description</w:t>
      </w:r>
      <w:bookmarkEnd w:id="349"/>
      <w:r>
        <w:rPr>
          <w:rFonts w:ascii="Tahoma" w:hAnsi="Tahoma" w:eastAsia="Times New Roman" w:cs="Tahoma"/>
          <w:noProof/>
          <w:color w:val="auto"/>
          <w:sz w:val="22"/>
          <w:szCs w:val="22"/>
        </w:rPr>
        <w:t xml:space="preserve"> </w:t>
      </w:r>
      <w:bookmarkEnd w:id="350"/>
      <w:bookmarkEnd w:id="351"/>
    </w:p>
    <w:p w:rsidR="00A466F5" w:rsidP="00A466F5" w:rsidRDefault="0050247C" w14:paraId="72144B28" w14:textId="77777777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 w:rsidRPr="00A466F5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 xml:space="preserve">Sender System: </w:t>
      </w:r>
      <w:r w:rsidRPr="00A466F5" w:rsidR="0010795E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GSAP system will send Payload.</w:t>
      </w:r>
    </w:p>
    <w:p w:rsidR="00A466F5" w:rsidP="00A466F5" w:rsidRDefault="00846BE1" w14:paraId="711E3546" w14:textId="77777777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 w:rsidRPr="00A466F5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SOAP Adapter: Sender System will send Payload through SOAP Adapter.</w:t>
      </w:r>
    </w:p>
    <w:p w:rsidR="00E70CE9" w:rsidP="00E70CE9" w:rsidRDefault="00E70CE9" w14:paraId="0712C0A0" w14:textId="16138354">
      <w:pPr>
        <w:pStyle w:val="ListParagraph"/>
        <w:spacing w:line="240" w:lineRule="auto"/>
        <w:ind w:left="810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 w:rsidRPr="00E70CE9">
        <w:rPr>
          <w:rFonts w:eastAsia="Times New Roman" w:cs="Arial" w:asciiTheme="minorHAnsi" w:hAnsiTheme="minorHAnsi"/>
          <w:noProof/>
          <w:sz w:val="22"/>
          <w:szCs w:val="24"/>
        </w:rPr>
        <w:drawing>
          <wp:inline distT="0" distB="0" distL="0" distR="0" wp14:anchorId="435F3DB1" wp14:editId="57D61E7B">
            <wp:extent cx="2419350" cy="2277555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446598" cy="230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0CE9" w:rsidR="00E70CE9" w:rsidP="00E70CE9" w:rsidRDefault="00E70CE9" w14:paraId="2D05102C" w14:textId="77777777">
      <w:pPr>
        <w:pStyle w:val="ListParagraph"/>
        <w:spacing w:line="240" w:lineRule="auto"/>
        <w:ind w:left="810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</w:p>
    <w:p w:rsidR="00A466F5" w:rsidP="00A466F5" w:rsidRDefault="001B46AF" w14:paraId="22558326" w14:textId="77777777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 w:rsidRPr="00A466F5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 xml:space="preserve">Content Modifier: </w:t>
      </w:r>
      <w:r w:rsidRPr="00A466F5" w:rsidR="00343C31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Define</w:t>
      </w:r>
      <w:r w:rsidRPr="00A466F5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 xml:space="preserve"> required header with </w:t>
      </w:r>
      <w:r w:rsidRPr="00A466F5" w:rsidR="00343C31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specific values.</w:t>
      </w:r>
    </w:p>
    <w:p w:rsidR="00E70CE9" w:rsidP="00E70CE9" w:rsidRDefault="009A75EE" w14:paraId="58AC9A41" w14:textId="7AECCEB7">
      <w:pPr>
        <w:pStyle w:val="ListParagraph"/>
        <w:spacing w:line="240" w:lineRule="auto"/>
        <w:ind w:left="810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 w:rsidRPr="009A75EE">
        <w:rPr>
          <w:rFonts w:eastAsia="Times New Roman" w:cs="Arial" w:asciiTheme="minorHAnsi" w:hAnsiTheme="minorHAnsi"/>
          <w:noProof/>
          <w:sz w:val="22"/>
          <w:szCs w:val="24"/>
        </w:rPr>
        <w:drawing>
          <wp:inline distT="0" distB="0" distL="0" distR="0" wp14:anchorId="69C32A67" wp14:editId="3DB3A4F5">
            <wp:extent cx="5731510" cy="20021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6F5" w:rsidP="00A466F5" w:rsidRDefault="00343C31" w14:paraId="4E7E187A" w14:textId="77777777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 w:rsidRPr="00A466F5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Message Mapping: Map</w:t>
      </w:r>
      <w:r w:rsidRPr="00A466F5" w:rsidR="006F173C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 xml:space="preserve"> and transform Structure of Payload</w:t>
      </w:r>
      <w:r w:rsidRPr="00A466F5" w:rsidR="00D86CBB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.</w:t>
      </w:r>
    </w:p>
    <w:p w:rsidRPr="009A75EE" w:rsidR="009A75EE" w:rsidP="009A75EE" w:rsidRDefault="009A75EE" w14:paraId="47B96C9A" w14:textId="73ADC964">
      <w:pPr>
        <w:spacing w:line="240" w:lineRule="auto"/>
        <w:ind w:left="450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>
        <w:object w:dxaOrig="1508" w:dyaOrig="984" w14:anchorId="06B89EB9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5.3pt;height:48.75pt" o:ole="" type="#_x0000_t75">
            <v:imagedata o:title="" r:id="rId129"/>
          </v:shape>
          <o:OLEObject Type="Embed" ProgID="Excel.Sheet.8" ShapeID="_x0000_i1025" DrawAspect="Icon" ObjectID="_1750694618" r:id="rId130"/>
        </w:object>
      </w:r>
    </w:p>
    <w:p w:rsidR="00A466F5" w:rsidP="00A466F5" w:rsidRDefault="00D86CBB" w14:paraId="75249C80" w14:textId="77777777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 w:rsidRPr="00A466F5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 xml:space="preserve">XML to JSON Converter: </w:t>
      </w:r>
      <w:r w:rsidRPr="00A466F5" w:rsidR="008E7611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Convert XML Payload into JSON Payload.</w:t>
      </w:r>
    </w:p>
    <w:p w:rsidR="005F25C1" w:rsidP="005F25C1" w:rsidRDefault="005F25C1" w14:paraId="6C24580C" w14:textId="26860480">
      <w:pPr>
        <w:pStyle w:val="ListParagraph"/>
        <w:spacing w:line="240" w:lineRule="auto"/>
        <w:ind w:left="810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>
        <w:rPr>
          <w:noProof/>
        </w:rPr>
        <w:drawing>
          <wp:inline distT="0" distB="0" distL="0" distR="0" wp14:anchorId="7E6763C2" wp14:editId="43C93332">
            <wp:extent cx="2082800" cy="2225017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940" cy="224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5C1" w:rsidP="005F25C1" w:rsidRDefault="005F25C1" w14:paraId="74EEAD24" w14:textId="77777777">
      <w:pPr>
        <w:pStyle w:val="ListParagraph"/>
        <w:spacing w:line="240" w:lineRule="auto"/>
        <w:ind w:left="810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</w:p>
    <w:p w:rsidR="00A466F5" w:rsidP="00A466F5" w:rsidRDefault="008E7611" w14:paraId="1D051176" w14:textId="77777777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 w:rsidRPr="00A466F5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 xml:space="preserve">Groovy Script: </w:t>
      </w:r>
      <w:r w:rsidRPr="00A466F5" w:rsidR="005B531E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Load Header into MPL(M</w:t>
      </w:r>
      <w:r w:rsidRPr="00A466F5" w:rsidR="00B90361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 xml:space="preserve">essage Processing Log) and </w:t>
      </w:r>
      <w:r w:rsidRPr="00A466F5" w:rsidR="00FB0B22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set required structure of payload according to target system.</w:t>
      </w:r>
    </w:p>
    <w:p w:rsidRPr="005F25C1" w:rsidR="005F25C1" w:rsidP="005F25C1" w:rsidRDefault="005F25C1" w14:paraId="6DB706DA" w14:textId="7CB8F7F2">
      <w:pPr>
        <w:spacing w:line="240" w:lineRule="auto"/>
        <w:ind w:left="450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>
        <w:object w:dxaOrig="1508" w:dyaOrig="984" w14:anchorId="218EC219">
          <v:shape id="_x0000_i1026" style="width:74.75pt;height:48.75pt" o:ole="" type="#_x0000_t75">
            <v:imagedata o:title="" r:id="rId132"/>
          </v:shape>
          <o:OLEObject Type="Embed" ProgID="Package" ShapeID="_x0000_i1026" DrawAspect="Icon" ObjectID="_1750694619" r:id="rId133"/>
        </w:object>
      </w:r>
    </w:p>
    <w:p w:rsidR="00341F73" w:rsidP="2B312BDD" w:rsidRDefault="00341F73" w14:paraId="5C3FFA4A" w14:textId="4967B40B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eastAsia="Times New Roman" w:cs="Arial" w:asciiTheme="minorAscii" w:hAnsiTheme="minorAscii"/>
          <w:noProof/>
          <w:sz w:val="22"/>
          <w:szCs w:val="22"/>
          <w:lang w:val="en-GB"/>
        </w:rPr>
      </w:pPr>
      <w:r w:rsidRPr="2B312BDD" w:rsidR="0794AEAA">
        <w:rPr>
          <w:rFonts w:ascii="Calibri" w:hAnsi="Calibri" w:eastAsia="Times New Roman" w:cs="Arial" w:asciiTheme="minorAscii" w:hAnsiTheme="minorAscii"/>
          <w:noProof/>
          <w:sz w:val="22"/>
          <w:szCs w:val="22"/>
          <w:lang w:val="en-GB"/>
        </w:rPr>
        <w:t>HTTPS</w:t>
      </w:r>
      <w:r w:rsidRPr="2B312BDD" w:rsidR="00341F73">
        <w:rPr>
          <w:rFonts w:ascii="Calibri" w:hAnsi="Calibri" w:eastAsia="Times New Roman" w:cs="Arial" w:asciiTheme="minorAscii" w:hAnsiTheme="minorAscii"/>
          <w:noProof/>
          <w:sz w:val="22"/>
          <w:szCs w:val="22"/>
          <w:lang w:val="en-GB"/>
        </w:rPr>
        <w:t xml:space="preserve"> Adapter: </w:t>
      </w:r>
      <w:r w:rsidRPr="2B312BDD" w:rsidR="00341F73">
        <w:rPr>
          <w:rFonts w:ascii="Calibri" w:hAnsi="Calibri" w:eastAsia="Times New Roman" w:cs="Arial" w:asciiTheme="minorAscii" w:hAnsiTheme="minorAscii"/>
          <w:noProof/>
          <w:sz w:val="22"/>
          <w:szCs w:val="22"/>
          <w:lang w:val="en-GB"/>
        </w:rPr>
        <w:t xml:space="preserve">Post </w:t>
      </w:r>
      <w:r w:rsidRPr="2B312BDD" w:rsidR="00341F73">
        <w:rPr>
          <w:rFonts w:ascii="Calibri" w:hAnsi="Calibri" w:eastAsia="Times New Roman" w:cs="Arial" w:asciiTheme="minorAscii" w:hAnsiTheme="minorAscii"/>
          <w:noProof/>
          <w:sz w:val="22"/>
          <w:szCs w:val="22"/>
          <w:lang w:val="en-GB"/>
        </w:rPr>
        <w:t xml:space="preserve">Payload to </w:t>
      </w:r>
      <w:r w:rsidRPr="2B312BDD" w:rsidR="00341F73">
        <w:rPr>
          <w:rFonts w:ascii="Calibri" w:hAnsi="Calibri" w:eastAsia="Times New Roman" w:cs="Arial" w:asciiTheme="minorAscii" w:hAnsiTheme="minorAscii"/>
          <w:noProof/>
          <w:sz w:val="22"/>
          <w:szCs w:val="22"/>
          <w:lang w:val="en-GB"/>
        </w:rPr>
        <w:t>API</w:t>
      </w:r>
    </w:p>
    <w:p w:rsidR="009D05FC" w:rsidP="009D05FC" w:rsidRDefault="001C517C" w14:paraId="1154C2CF" w14:textId="5BB1B8C1">
      <w:pPr>
        <w:pStyle w:val="ListParagraph"/>
        <w:spacing w:line="240" w:lineRule="auto"/>
        <w:ind w:left="810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 w:rsidRPr="001C517C">
        <w:rPr>
          <w:rFonts w:eastAsia="Times New Roman" w:cs="Arial" w:asciiTheme="minorHAnsi" w:hAnsiTheme="minorHAnsi"/>
          <w:noProof/>
          <w:sz w:val="22"/>
          <w:szCs w:val="24"/>
        </w:rPr>
        <w:drawing>
          <wp:inline distT="0" distB="0" distL="0" distR="0" wp14:anchorId="4C09A4B2" wp14:editId="0B21BBA0">
            <wp:extent cx="5471087" cy="1587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555056" cy="161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17C" w:rsidP="009D05FC" w:rsidRDefault="001C517C" w14:paraId="2E2942FA" w14:textId="77777777">
      <w:pPr>
        <w:pStyle w:val="ListParagraph"/>
        <w:spacing w:line="240" w:lineRule="auto"/>
        <w:ind w:left="810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</w:p>
    <w:p w:rsidRPr="003722D0" w:rsidR="00341F73" w:rsidP="00341F73" w:rsidRDefault="00341F73" w14:paraId="1D71DF92" w14:textId="3201D7CA">
      <w:pPr>
        <w:pStyle w:val="ListParagraph"/>
        <w:numPr>
          <w:ilvl w:val="0"/>
          <w:numId w:val="17"/>
        </w:numPr>
        <w:spacing w:line="240" w:lineRule="auto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Receiver System: VAT system will receive Payload</w:t>
      </w:r>
      <w:r w:rsidR="009077DA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 xml:space="preserve"> in required JSON </w:t>
      </w:r>
      <w:r w:rsidR="00332F63"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structure</w:t>
      </w:r>
      <w:r>
        <w:rPr>
          <w:rFonts w:eastAsia="Times New Roman" w:cs="Arial" w:asciiTheme="minorHAnsi" w:hAnsiTheme="minorHAnsi"/>
          <w:noProof/>
          <w:sz w:val="22"/>
          <w:szCs w:val="24"/>
          <w:lang w:val="en-GB"/>
        </w:rPr>
        <w:t>.</w:t>
      </w:r>
    </w:p>
    <w:p w:rsidRPr="00332F63" w:rsidR="001C517C" w:rsidP="00332F63" w:rsidRDefault="00332F63" w14:paraId="4B84A617" w14:textId="73BCD149">
      <w:pPr>
        <w:pStyle w:val="ListParagraph"/>
        <w:spacing w:line="240" w:lineRule="auto"/>
        <w:ind w:left="810"/>
        <w:rPr>
          <w:rFonts w:eastAsia="Times New Roman" w:cs="Arial" w:asciiTheme="minorHAnsi" w:hAnsiTheme="minorHAnsi"/>
          <w:noProof/>
          <w:sz w:val="22"/>
          <w:szCs w:val="24"/>
          <w:lang w:val="en-GB"/>
        </w:rPr>
      </w:pPr>
      <w:r w:rsidRPr="00332F63">
        <w:rPr>
          <w:rFonts w:eastAsia="Times New Roman" w:cs="Arial" w:asciiTheme="minorHAnsi" w:hAnsiTheme="minorHAnsi"/>
          <w:noProof/>
          <w:sz w:val="22"/>
          <w:szCs w:val="24"/>
        </w:rPr>
        <w:drawing>
          <wp:inline distT="0" distB="0" distL="0" distR="0" wp14:anchorId="57A4109C" wp14:editId="0BF348F3">
            <wp:extent cx="1737124" cy="1854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777095" cy="18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B9D" w:rsidP="00EB0B9D" w:rsidRDefault="00EB0B9D" w14:paraId="27D8964F" w14:textId="77777777">
      <w:pPr>
        <w:pStyle w:val="Heading2"/>
        <w:numPr>
          <w:ilvl w:val="1"/>
          <w:numId w:val="2"/>
        </w:numPr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r>
        <w:rPr>
          <w:rFonts w:ascii="Tahoma" w:hAnsi="Tahoma" w:eastAsia="Times New Roman" w:cs="Tahoma"/>
          <w:noProof/>
          <w:color w:val="auto"/>
          <w:sz w:val="22"/>
          <w:szCs w:val="22"/>
        </w:rPr>
        <w:t>Source Data layout</w:t>
      </w:r>
    </w:p>
    <w:p w:rsidR="00EB0B9D" w:rsidP="00EB0B9D" w:rsidRDefault="00EB0B9D" w14:paraId="3B0B0BB2" w14:textId="77777777">
      <w:pPr>
        <w:ind w:left="576"/>
      </w:pPr>
    </w:p>
    <w:p w:rsidR="00EB0B9D" w:rsidP="00EB0B9D" w:rsidRDefault="00EB0B9D" w14:paraId="31CC91F1" w14:textId="77777777">
      <w:pPr>
        <w:pStyle w:val="Heading2"/>
        <w:numPr>
          <w:ilvl w:val="1"/>
          <w:numId w:val="2"/>
        </w:numPr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6591587" w:id="352"/>
      <w:r>
        <w:rPr>
          <w:rFonts w:ascii="Tahoma" w:hAnsi="Tahoma" w:eastAsia="Times New Roman" w:cs="Tahoma"/>
          <w:noProof/>
          <w:color w:val="auto"/>
          <w:sz w:val="22"/>
          <w:szCs w:val="22"/>
        </w:rPr>
        <w:t>Target Data layout</w:t>
      </w:r>
      <w:bookmarkEnd w:id="352"/>
    </w:p>
    <w:p w:rsidR="00EB0B9D" w:rsidP="00EB0B9D" w:rsidRDefault="00EB0B9D" w14:paraId="1007A212" w14:textId="77777777"/>
    <w:p w:rsidR="00EB0B9D" w:rsidP="00EB0B9D" w:rsidRDefault="00EB0B9D" w14:paraId="0FE14603" w14:textId="77777777">
      <w:pPr>
        <w:pStyle w:val="Heading2"/>
        <w:numPr>
          <w:ilvl w:val="1"/>
          <w:numId w:val="2"/>
        </w:numPr>
        <w:spacing w:before="120" w:after="120"/>
        <w:jc w:val="both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299" w:id="353"/>
      <w:r>
        <w:rPr>
          <w:rFonts w:ascii="Tahoma" w:hAnsi="Tahoma" w:eastAsia="Times New Roman" w:cs="Tahoma"/>
          <w:noProof/>
          <w:color w:val="auto"/>
          <w:sz w:val="22"/>
          <w:szCs w:val="22"/>
        </w:rPr>
        <w:t>Mapping representation</w:t>
      </w:r>
      <w:bookmarkEnd w:id="353"/>
    </w:p>
    <w:p w:rsidR="00EB0B9D" w:rsidP="00EB0B9D" w:rsidRDefault="00844354" w14:paraId="5047A0C7" w14:textId="413DB145">
      <w:pPr>
        <w:ind w:left="576"/>
        <w:jc w:val="both"/>
        <w:rPr>
          <w:rFonts w:eastAsia="Times New Roman" w:asciiTheme="minorHAnsi" w:hAnsiTheme="minorHAnsi" w:cstheme="minorHAnsi"/>
          <w:iCs/>
          <w:lang w:eastAsia="nb-NO"/>
        </w:rPr>
      </w:pPr>
      <w:r>
        <w:object w:dxaOrig="1508" w:dyaOrig="984" w14:anchorId="614222CB">
          <v:shape id="_x0000_i1027" style="width:75.3pt;height:48.75pt" o:ole="" type="#_x0000_t75">
            <v:imagedata o:title="" r:id="rId129"/>
          </v:shape>
          <o:OLEObject Type="Embed" ProgID="Excel.Sheet.8" ShapeID="_x0000_i1027" DrawAspect="Icon" ObjectID="_1750694620" r:id="rId136"/>
        </w:object>
      </w:r>
    </w:p>
    <w:p w:rsidR="00EB0B9D" w:rsidP="00EB0B9D" w:rsidRDefault="00EB0B9D" w14:paraId="66EFDB44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404788236" w:id="354"/>
      <w:bookmarkStart w:name="_Toc426649507" w:id="355"/>
      <w:bookmarkStart w:name="_Toc1397300" w:id="356"/>
      <w:r>
        <w:rPr>
          <w:rFonts w:ascii="Tahoma" w:hAnsi="Tahoma" w:eastAsia="Times New Roman" w:cs="Tahoma"/>
          <w:noProof/>
          <w:color w:val="auto"/>
          <w:sz w:val="22"/>
          <w:szCs w:val="22"/>
        </w:rPr>
        <w:t>BPM Workflow Diagram</w:t>
      </w:r>
      <w:bookmarkEnd w:id="354"/>
      <w:bookmarkEnd w:id="355"/>
      <w:bookmarkEnd w:id="356"/>
      <w:r>
        <w:rPr>
          <w:rFonts w:ascii="Tahoma" w:hAnsi="Tahoma" w:eastAsia="Times New Roman" w:cs="Tahoma"/>
          <w:noProof/>
          <w:color w:val="auto"/>
          <w:sz w:val="22"/>
          <w:szCs w:val="22"/>
        </w:rPr>
        <w:t xml:space="preserve"> </w:t>
      </w:r>
    </w:p>
    <w:p w:rsidR="00EB0B9D" w:rsidP="00EB0B9D" w:rsidRDefault="00EB0B9D" w14:paraId="1ABBABE7" w14:textId="77777777">
      <w:pPr>
        <w:ind w:left="576"/>
        <w:jc w:val="both"/>
        <w:rPr>
          <w:rFonts w:eastAsia="Times New Roman" w:asciiTheme="minorHAnsi" w:hAnsiTheme="minorHAnsi" w:cstheme="minorHAnsi"/>
          <w:color w:val="0D0D0D" w:themeColor="text1" w:themeTint="F2"/>
          <w:lang w:eastAsia="nb-NO"/>
        </w:rPr>
      </w:pPr>
      <w:r>
        <w:rPr>
          <w:rFonts w:eastAsia="Times New Roman" w:asciiTheme="minorHAnsi" w:hAnsiTheme="minorHAnsi" w:cstheme="minorHAnsi"/>
          <w:color w:val="0D0D0D" w:themeColor="text1" w:themeTint="F2"/>
          <w:lang w:eastAsia="nb-NO"/>
        </w:rPr>
        <w:t>NA</w:t>
      </w:r>
    </w:p>
    <w:p w:rsidR="00EB0B9D" w:rsidP="00EB0B9D" w:rsidRDefault="00EB0B9D" w14:paraId="2CBE7B7C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208739514" w:id="357"/>
      <w:bookmarkStart w:name="_Toc404788237" w:id="358"/>
      <w:bookmarkStart w:name="_Toc426649508" w:id="359"/>
      <w:bookmarkStart w:name="_Toc1397301" w:id="360"/>
      <w:r>
        <w:rPr>
          <w:rFonts w:ascii="Tahoma" w:hAnsi="Tahoma" w:eastAsia="Times New Roman" w:cs="Tahoma"/>
          <w:noProof/>
          <w:color w:val="auto"/>
          <w:sz w:val="22"/>
          <w:szCs w:val="22"/>
        </w:rPr>
        <w:t>Network Integration</w:t>
      </w:r>
      <w:bookmarkEnd w:id="357"/>
      <w:bookmarkEnd w:id="358"/>
      <w:bookmarkEnd w:id="359"/>
      <w:bookmarkEnd w:id="360"/>
    </w:p>
    <w:p w:rsidR="00EB0B9D" w:rsidP="00EB0B9D" w:rsidRDefault="00EB0B9D" w14:paraId="2294113A" w14:textId="77777777"/>
    <w:p w:rsidR="00EB0B9D" w:rsidP="00EB0B9D" w:rsidRDefault="00EB0B9D" w14:paraId="256594FF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302" w:id="361"/>
      <w:bookmarkStart w:name="_Toc404788238" w:id="362"/>
      <w:bookmarkStart w:name="_Toc426649509" w:id="363"/>
      <w:r>
        <w:rPr>
          <w:rFonts w:ascii="Tahoma" w:hAnsi="Tahoma" w:eastAsia="Times New Roman" w:cs="Tahoma"/>
          <w:noProof/>
          <w:color w:val="auto"/>
          <w:sz w:val="22"/>
          <w:szCs w:val="22"/>
        </w:rPr>
        <w:t>Interface Scheduling Requirement</w:t>
      </w:r>
      <w:bookmarkEnd w:id="361"/>
      <w:r>
        <w:rPr>
          <w:rFonts w:ascii="Tahoma" w:hAnsi="Tahoma" w:eastAsia="Times New Roman" w:cs="Tahoma"/>
          <w:noProof/>
          <w:color w:val="auto"/>
          <w:sz w:val="22"/>
          <w:szCs w:val="22"/>
        </w:rPr>
        <w:t xml:space="preserve"> </w:t>
      </w:r>
      <w:bookmarkEnd w:id="362"/>
      <w:bookmarkEnd w:id="363"/>
    </w:p>
    <w:p w:rsidR="00EB0B9D" w:rsidP="00EB0B9D" w:rsidRDefault="00EB0B9D" w14:paraId="4511B395" w14:textId="77777777">
      <w:pPr>
        <w:ind w:left="576"/>
        <w:jc w:val="both"/>
        <w:rPr>
          <w:rFonts w:eastAsia="Times New Roman" w:asciiTheme="minorHAnsi" w:hAnsiTheme="minorHAnsi" w:cstheme="minorHAnsi"/>
          <w:sz w:val="22"/>
          <w:lang w:eastAsia="nb-NO"/>
        </w:rPr>
      </w:pPr>
      <w:r>
        <w:rPr>
          <w:rFonts w:eastAsia="Times New Roman" w:asciiTheme="minorHAnsi" w:hAnsiTheme="minorHAnsi" w:cstheme="minorHAnsi"/>
          <w:sz w:val="22"/>
          <w:lang w:eastAsia="nb-NO"/>
        </w:rPr>
        <w:t>Real Time.</w:t>
      </w:r>
    </w:p>
    <w:p w:rsidR="00EB0B9D" w:rsidP="00EB0B9D" w:rsidRDefault="00EB0B9D" w14:paraId="532336C4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303" w:id="364"/>
      <w:r>
        <w:rPr>
          <w:rFonts w:ascii="Tahoma" w:hAnsi="Tahoma" w:eastAsia="Times New Roman" w:cs="Tahoma"/>
          <w:noProof/>
          <w:color w:val="auto"/>
          <w:sz w:val="22"/>
          <w:szCs w:val="22"/>
        </w:rPr>
        <w:t>Key Validation and Error Handling</w:t>
      </w:r>
      <w:bookmarkEnd w:id="364"/>
    </w:p>
    <w:p w:rsidR="00EB0B9D" w:rsidP="00EB0B9D" w:rsidRDefault="00EB0B9D" w14:paraId="08F8DCAA" w14:textId="77777777">
      <w:r>
        <w:t xml:space="preserve"> </w:t>
      </w:r>
      <w:r>
        <w:tab/>
      </w:r>
    </w:p>
    <w:tbl>
      <w:tblPr>
        <w:tblW w:w="5000" w:type="pct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CellMar>
          <w:left w:w="74" w:type="dxa"/>
          <w:right w:w="74" w:type="dxa"/>
        </w:tblCellMar>
        <w:tblLook w:val="04A0" w:firstRow="1" w:lastRow="0" w:firstColumn="1" w:lastColumn="0" w:noHBand="0" w:noVBand="1"/>
      </w:tblPr>
      <w:tblGrid>
        <w:gridCol w:w="2833"/>
        <w:gridCol w:w="2409"/>
        <w:gridCol w:w="1626"/>
        <w:gridCol w:w="2152"/>
      </w:tblGrid>
      <w:tr w:rsidR="00EB0B9D" w:rsidTr="2B312BDD" w14:paraId="1416B82D" w14:textId="77777777">
        <w:trPr>
          <w:trHeight w:val="459"/>
        </w:trPr>
        <w:tc>
          <w:tcPr>
            <w:tcW w:w="15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0C0C0"/>
            <w:tcMar/>
            <w:vAlign w:val="center"/>
            <w:hideMark/>
          </w:tcPr>
          <w:p w:rsidR="00EB0B9D" w:rsidRDefault="00EB0B9D" w14:paraId="4E3628F8" w14:textId="77777777">
            <w:pPr>
              <w:spacing w:after="0"/>
              <w:ind w:left="432"/>
              <w:contextualSpacing/>
              <w:rPr>
                <w:rFonts w:eastAsia="Times New Roman" w:cs="Tahoma"/>
                <w:b/>
                <w:bCs/>
                <w:szCs w:val="20"/>
              </w:rPr>
            </w:pPr>
            <w:r>
              <w:rPr>
                <w:rFonts w:eastAsia="Times New Roman" w:cs="Tahoma"/>
                <w:b/>
                <w:bCs/>
                <w:szCs w:val="20"/>
              </w:rPr>
              <w:t>Error</w:t>
            </w:r>
          </w:p>
        </w:tc>
        <w:tc>
          <w:tcPr>
            <w:tcW w:w="133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0C0C0"/>
            <w:tcMar/>
            <w:vAlign w:val="center"/>
            <w:hideMark/>
          </w:tcPr>
          <w:p w:rsidR="00EB0B9D" w:rsidRDefault="00EB0B9D" w14:paraId="0ECE8950" w14:textId="77777777">
            <w:pPr>
              <w:jc w:val="center"/>
              <w:rPr>
                <w:rFonts w:eastAsia="Times New Roman" w:cs="Tahoma"/>
                <w:b/>
                <w:bCs/>
                <w:szCs w:val="20"/>
              </w:rPr>
            </w:pPr>
            <w:r>
              <w:rPr>
                <w:rFonts w:eastAsia="Times New Roman" w:cs="Tahoma"/>
                <w:b/>
                <w:bCs/>
                <w:szCs w:val="20"/>
              </w:rPr>
              <w:t>How error message should be reported</w:t>
            </w:r>
          </w:p>
        </w:tc>
        <w:tc>
          <w:tcPr>
            <w:tcW w:w="9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0C0C0"/>
            <w:tcMar/>
            <w:vAlign w:val="center"/>
            <w:hideMark/>
          </w:tcPr>
          <w:p w:rsidR="00EB0B9D" w:rsidRDefault="00EB0B9D" w14:paraId="24768606" w14:textId="77777777">
            <w:pPr>
              <w:jc w:val="center"/>
              <w:rPr>
                <w:rFonts w:eastAsia="Times New Roman" w:cs="Tahoma"/>
                <w:b/>
                <w:bCs/>
                <w:szCs w:val="20"/>
              </w:rPr>
            </w:pPr>
            <w:r>
              <w:rPr>
                <w:rFonts w:eastAsia="Times New Roman" w:cs="Tahoma"/>
                <w:b/>
                <w:bCs/>
                <w:szCs w:val="20"/>
              </w:rPr>
              <w:t>Error message</w:t>
            </w:r>
          </w:p>
        </w:tc>
        <w:tc>
          <w:tcPr>
            <w:tcW w:w="119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0C0C0"/>
            <w:tcMar/>
            <w:vAlign w:val="center"/>
            <w:hideMark/>
          </w:tcPr>
          <w:p w:rsidR="00EB0B9D" w:rsidRDefault="00EB0B9D" w14:paraId="7200645A" w14:textId="77777777">
            <w:pPr>
              <w:jc w:val="center"/>
              <w:rPr>
                <w:rFonts w:eastAsia="Times New Roman" w:cs="Tahoma"/>
                <w:b/>
                <w:bCs/>
                <w:szCs w:val="20"/>
              </w:rPr>
            </w:pPr>
            <w:r>
              <w:rPr>
                <w:rFonts w:eastAsia="Times New Roman" w:cs="Tahoma"/>
                <w:b/>
                <w:bCs/>
                <w:szCs w:val="20"/>
              </w:rPr>
              <w:t>Corrective Actions</w:t>
            </w:r>
          </w:p>
        </w:tc>
      </w:tr>
      <w:tr w:rsidR="001C517C" w:rsidTr="2B312BDD" w14:paraId="7199867B" w14:textId="77777777">
        <w:trPr>
          <w:trHeight w:val="459"/>
        </w:trPr>
        <w:tc>
          <w:tcPr>
            <w:tcW w:w="15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/>
            <w:vAlign w:val="center"/>
          </w:tcPr>
          <w:p w:rsidRPr="00800774" w:rsidR="004966EB" w:rsidP="00800774" w:rsidRDefault="00800774" w14:paraId="0D5C7C6B" w14:textId="0A7DBC70">
            <w:pPr>
              <w:spacing w:after="0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All Error</w:t>
            </w:r>
            <w:r w:rsidR="004C65F5">
              <w:rPr>
                <w:rFonts w:eastAsia="Times New Roman"/>
                <w:szCs w:val="20"/>
              </w:rPr>
              <w:t xml:space="preserve"> or failures</w:t>
            </w:r>
            <w:r w:rsidR="005622E2">
              <w:rPr>
                <w:rFonts w:eastAsia="Times New Roman"/>
                <w:szCs w:val="20"/>
              </w:rPr>
              <w:t xml:space="preserve"> in IFlow.</w:t>
            </w:r>
          </w:p>
        </w:tc>
        <w:tc>
          <w:tcPr>
            <w:tcW w:w="133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/>
            <w:vAlign w:val="center"/>
          </w:tcPr>
          <w:p w:rsidRPr="00DD69B0" w:rsidR="001C517C" w:rsidRDefault="00CE377B" w14:paraId="301DD1A4" w14:textId="73946838">
            <w:pPr>
              <w:jc w:val="center"/>
              <w:rPr>
                <w:rFonts w:eastAsia="Times New Roman" w:cs="Tahoma"/>
                <w:szCs w:val="20"/>
              </w:rPr>
            </w:pPr>
            <w:r>
              <w:rPr>
                <w:rFonts w:eastAsia="Times New Roman" w:cs="Tahoma"/>
                <w:szCs w:val="20"/>
              </w:rPr>
              <w:t>E</w:t>
            </w:r>
            <w:r w:rsidR="00C97D70">
              <w:rPr>
                <w:rFonts w:eastAsia="Times New Roman" w:cs="Tahoma"/>
                <w:szCs w:val="20"/>
              </w:rPr>
              <w:t xml:space="preserve">xception handling </w:t>
            </w:r>
            <w:r w:rsidR="004E7591">
              <w:rPr>
                <w:rFonts w:eastAsia="Times New Roman" w:cs="Tahoma"/>
                <w:szCs w:val="20"/>
              </w:rPr>
              <w:t xml:space="preserve">will get triggered </w:t>
            </w:r>
            <w:r w:rsidR="004E29BC">
              <w:rPr>
                <w:rFonts w:eastAsia="Times New Roman" w:cs="Tahoma"/>
                <w:szCs w:val="20"/>
              </w:rPr>
              <w:t xml:space="preserve">with a payload </w:t>
            </w:r>
            <w:r w:rsidR="00AA1553">
              <w:rPr>
                <w:rFonts w:eastAsia="Times New Roman" w:cs="Tahoma"/>
                <w:szCs w:val="20"/>
              </w:rPr>
              <w:t xml:space="preserve">in </w:t>
            </w:r>
            <w:r w:rsidR="004172A2">
              <w:rPr>
                <w:rFonts w:eastAsia="Times New Roman" w:cs="Tahoma"/>
                <w:szCs w:val="20"/>
              </w:rPr>
              <w:t>MPL.</w:t>
            </w:r>
          </w:p>
        </w:tc>
        <w:tc>
          <w:tcPr>
            <w:tcW w:w="9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/>
            <w:vAlign w:val="center"/>
          </w:tcPr>
          <w:p w:rsidRPr="00A90748" w:rsidR="001C517C" w:rsidRDefault="001C517C" w14:paraId="03003FF9" w14:textId="614324CC">
            <w:pPr>
              <w:jc w:val="center"/>
              <w:rPr>
                <w:rFonts w:eastAsia="Times New Roman" w:cs="Tahoma"/>
                <w:szCs w:val="20"/>
              </w:rPr>
            </w:pPr>
          </w:p>
        </w:tc>
        <w:tc>
          <w:tcPr>
            <w:tcW w:w="119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/>
            <w:vAlign w:val="center"/>
          </w:tcPr>
          <w:p w:rsidRPr="00A90748" w:rsidR="001C517C" w:rsidP="2B312BDD" w:rsidRDefault="00855BDA" w14:paraId="3BA2DA32" w14:textId="282E3012">
            <w:pPr>
              <w:jc w:val="center"/>
              <w:rPr>
                <w:rFonts w:eastAsia="Times New Roman" w:cs="Tahoma"/>
              </w:rPr>
            </w:pPr>
            <w:r w:rsidRPr="2B312BDD" w:rsidR="035FE037">
              <w:rPr>
                <w:rFonts w:eastAsia="Times New Roman" w:cs="Tahoma"/>
              </w:rPr>
              <w:t>Based on the</w:t>
            </w:r>
            <w:r w:rsidRPr="2B312BDD" w:rsidR="4ACA7EA0">
              <w:rPr>
                <w:rFonts w:eastAsia="Times New Roman" w:cs="Tahoma"/>
              </w:rPr>
              <w:t xml:space="preserve"> error</w:t>
            </w:r>
            <w:r w:rsidRPr="2B312BDD" w:rsidR="407DBCC6">
              <w:rPr>
                <w:rFonts w:eastAsia="Times New Roman" w:cs="Tahoma"/>
              </w:rPr>
              <w:t xml:space="preserve"> </w:t>
            </w:r>
            <w:r w:rsidRPr="2B312BDD" w:rsidR="7157F380">
              <w:rPr>
                <w:rFonts w:eastAsia="Times New Roman" w:cs="Tahoma"/>
              </w:rPr>
              <w:t>message</w:t>
            </w:r>
            <w:r w:rsidRPr="2B312BDD" w:rsidR="566D727D">
              <w:rPr>
                <w:rFonts w:eastAsia="Times New Roman" w:cs="Tahoma"/>
              </w:rPr>
              <w:t xml:space="preserve">, </w:t>
            </w:r>
            <w:bookmarkStart w:name="_Int_1VzOOXTn" w:id="1027703433"/>
            <w:r w:rsidRPr="2B312BDD" w:rsidR="566D727D">
              <w:rPr>
                <w:rFonts w:eastAsia="Times New Roman" w:cs="Tahoma"/>
              </w:rPr>
              <w:t>support</w:t>
            </w:r>
            <w:bookmarkEnd w:id="1027703433"/>
            <w:r w:rsidRPr="2B312BDD" w:rsidR="566D727D">
              <w:rPr>
                <w:rFonts w:eastAsia="Times New Roman" w:cs="Tahoma"/>
              </w:rPr>
              <w:t xml:space="preserve"> team will take the required action.</w:t>
            </w:r>
          </w:p>
        </w:tc>
      </w:tr>
      <w:tr w:rsidR="00EB0B9D" w:rsidTr="2B312BDD" w14:paraId="2EF66831" w14:textId="77777777">
        <w:tc>
          <w:tcPr>
            <w:tcW w:w="15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00BBBCE8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133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3D4AB11A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9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7578FB59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119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3D4F86E2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</w:tr>
      <w:tr w:rsidR="00EB0B9D" w:rsidTr="2B312BDD" w14:paraId="411F2863" w14:textId="77777777">
        <w:tc>
          <w:tcPr>
            <w:tcW w:w="15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3E07DC58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133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4E9CECD1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9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7535E763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119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2FFABC86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</w:tr>
      <w:tr w:rsidR="00EB0B9D" w:rsidTr="2B312BDD" w14:paraId="30F98EC7" w14:textId="77777777">
        <w:tc>
          <w:tcPr>
            <w:tcW w:w="15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635D3149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133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093896C3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9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5AFC7721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119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227300FC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</w:tr>
      <w:tr w:rsidR="00EB0B9D" w:rsidTr="2B312BDD" w14:paraId="56FC1A8D" w14:textId="77777777">
        <w:tc>
          <w:tcPr>
            <w:tcW w:w="157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70E729DA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133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6F3D8DEC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90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277A8F25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  <w:tc>
          <w:tcPr>
            <w:tcW w:w="1193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/>
            <w:hideMark/>
          </w:tcPr>
          <w:p w:rsidR="00EB0B9D" w:rsidRDefault="00EB0B9D" w14:paraId="23D25463" w14:textId="77777777">
            <w:pPr>
              <w:spacing w:after="0" w:line="256" w:lineRule="auto"/>
              <w:rPr>
                <w:rFonts w:asciiTheme="minorHAnsi" w:hAnsiTheme="minorHAnsi"/>
                <w:szCs w:val="20"/>
                <w:lang w:val="en-IN" w:eastAsia="en-IN"/>
              </w:rPr>
            </w:pPr>
          </w:p>
        </w:tc>
      </w:tr>
    </w:tbl>
    <w:p w:rsidR="00CF2170" w:rsidP="00545D7D" w:rsidRDefault="00CF2170" w14:paraId="3AD5F899" w14:textId="77777777">
      <w:pPr>
        <w:pStyle w:val="Heading2"/>
        <w:tabs>
          <w:tab w:val="num" w:pos="2520"/>
        </w:tabs>
        <w:spacing w:before="120" w:after="120"/>
        <w:rPr>
          <w:rFonts w:ascii="Tahoma" w:hAnsi="Tahoma" w:eastAsia="Times New Roman" w:cs="Tahoma"/>
          <w:noProof/>
          <w:color w:val="auto"/>
          <w:sz w:val="20"/>
          <w:szCs w:val="20"/>
        </w:rPr>
      </w:pPr>
      <w:bookmarkStart w:name="_Toc1397304" w:id="365"/>
    </w:p>
    <w:p w:rsidR="00CF2170" w:rsidP="00CF2170" w:rsidRDefault="00545D7D" w14:paraId="5928A920" w14:textId="4B28020A">
      <w:r w:rsidRPr="00545D7D">
        <w:rPr>
          <w:noProof/>
        </w:rPr>
        <w:drawing>
          <wp:inline distT="0" distB="0" distL="0" distR="0" wp14:anchorId="58E31D96" wp14:editId="2657F7B1">
            <wp:extent cx="3130550" cy="10571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147236" cy="10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0E3" w:rsidP="004C10E3" w:rsidRDefault="004C10E3" w14:paraId="7A5CA29C" w14:textId="52A7690C">
      <w:pPr>
        <w:pStyle w:val="ListParagraph"/>
        <w:numPr>
          <w:ilvl w:val="0"/>
          <w:numId w:val="17"/>
        </w:numPr>
      </w:pPr>
      <w:r>
        <w:t xml:space="preserve">Content Modifier: </w:t>
      </w:r>
      <w:r w:rsidR="00314917">
        <w:t>Get Payload as body.</w:t>
      </w:r>
    </w:p>
    <w:p w:rsidR="00B06956" w:rsidP="00B06956" w:rsidRDefault="00B06956" w14:paraId="755C3F3C" w14:textId="77777777">
      <w:pPr>
        <w:pStyle w:val="ListParagraph"/>
        <w:ind w:left="810"/>
      </w:pPr>
    </w:p>
    <w:p w:rsidR="00B06956" w:rsidP="00B06956" w:rsidRDefault="00B06956" w14:paraId="6650B7F6" w14:textId="0FC4361A">
      <w:pPr>
        <w:pStyle w:val="ListParagraph"/>
        <w:ind w:left="810"/>
      </w:pPr>
      <w:r w:rsidRPr="00B06956">
        <w:rPr>
          <w:noProof/>
        </w:rPr>
        <w:drawing>
          <wp:inline distT="0" distB="0" distL="0" distR="0" wp14:anchorId="592CD904" wp14:editId="322D528A">
            <wp:extent cx="5695950" cy="8426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8"/>
                    <a:srcRect r="620"/>
                    <a:stretch/>
                  </pic:blipFill>
                  <pic:spPr bwMode="auto">
                    <a:xfrm>
                      <a:off x="0" y="0"/>
                      <a:ext cx="5695950" cy="84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6956" w:rsidP="00B06956" w:rsidRDefault="00B06956" w14:paraId="7663D21B" w14:textId="77777777">
      <w:pPr>
        <w:pStyle w:val="ListParagraph"/>
        <w:ind w:left="810"/>
      </w:pPr>
    </w:p>
    <w:p w:rsidR="00314917" w:rsidP="004C10E3" w:rsidRDefault="00314917" w14:paraId="719F4E15" w14:textId="77CEF381">
      <w:pPr>
        <w:pStyle w:val="ListParagraph"/>
        <w:numPr>
          <w:ilvl w:val="0"/>
          <w:numId w:val="17"/>
        </w:numPr>
      </w:pPr>
      <w:r>
        <w:t xml:space="preserve">Groovy Script: Log the Payload </w:t>
      </w:r>
      <w:r w:rsidR="00B06956">
        <w:t>in MPL.</w:t>
      </w:r>
    </w:p>
    <w:p w:rsidRPr="00CF2170" w:rsidR="00545D7D" w:rsidP="00900D08" w:rsidRDefault="00900D08" w14:paraId="25B8A981" w14:textId="676AAE57">
      <w:pPr>
        <w:ind w:left="450"/>
      </w:pPr>
      <w:r>
        <w:object w:dxaOrig="1508" w:dyaOrig="984" w14:anchorId="412DCD2F">
          <v:shape id="_x0000_i1028" style="width:74.75pt;height:48.75pt" o:ole="" type="#_x0000_t75">
            <v:imagedata o:title="" r:id="rId139"/>
          </v:shape>
          <o:OLEObject Type="Embed" ProgID="Package" ShapeID="_x0000_i1028" DrawAspect="Icon" ObjectID="_1750694621" r:id="rId140"/>
        </w:object>
      </w:r>
    </w:p>
    <w:p w:rsidR="00063181" w:rsidP="00063181" w:rsidRDefault="00EB0B9D" w14:paraId="536C8029" w14:textId="2FFC86A1">
      <w:pPr>
        <w:pStyle w:val="Heading2"/>
        <w:numPr>
          <w:ilvl w:val="2"/>
          <w:numId w:val="2"/>
        </w:numPr>
        <w:tabs>
          <w:tab w:val="num" w:pos="2520"/>
        </w:tabs>
        <w:spacing w:before="120" w:after="120"/>
        <w:rPr>
          <w:rFonts w:ascii="Tahoma" w:hAnsi="Tahoma" w:eastAsia="Times New Roman" w:cs="Tahoma"/>
          <w:noProof/>
          <w:color w:val="auto"/>
          <w:sz w:val="20"/>
          <w:szCs w:val="20"/>
        </w:rPr>
      </w:pPr>
      <w:r>
        <w:rPr>
          <w:rFonts w:ascii="Tahoma" w:hAnsi="Tahoma" w:eastAsia="Times New Roman" w:cs="Tahoma"/>
          <w:noProof/>
          <w:color w:val="auto"/>
          <w:sz w:val="20"/>
          <w:szCs w:val="20"/>
        </w:rPr>
        <w:t>Alert</w:t>
      </w:r>
      <w:bookmarkStart w:name="_Toc1397305" w:id="366"/>
      <w:bookmarkEnd w:id="365"/>
    </w:p>
    <w:p w:rsidRPr="00063181" w:rsidR="00063181" w:rsidP="00063181" w:rsidRDefault="00063181" w14:paraId="0609278B" w14:textId="08310E76">
      <w:pPr>
        <w:ind w:firstLine="432"/>
      </w:pPr>
      <w:r>
        <w:t>NA</w:t>
      </w:r>
    </w:p>
    <w:p w:rsidR="00EB0B9D" w:rsidP="00EB0B9D" w:rsidRDefault="00EB0B9D" w14:paraId="50754F5A" w14:textId="6BA27B99">
      <w:pPr>
        <w:pStyle w:val="Heading2"/>
        <w:numPr>
          <w:ilvl w:val="2"/>
          <w:numId w:val="2"/>
        </w:numPr>
        <w:tabs>
          <w:tab w:val="num" w:pos="2520"/>
        </w:tabs>
        <w:spacing w:before="120" w:after="120"/>
        <w:rPr>
          <w:rFonts w:ascii="Tahoma" w:hAnsi="Tahoma" w:eastAsia="Times New Roman" w:cs="Tahoma"/>
          <w:noProof/>
          <w:color w:val="auto"/>
          <w:sz w:val="20"/>
          <w:szCs w:val="20"/>
        </w:rPr>
      </w:pPr>
      <w:r>
        <w:rPr>
          <w:rFonts w:ascii="Tahoma" w:hAnsi="Tahoma" w:eastAsia="Times New Roman" w:cs="Tahoma"/>
          <w:noProof/>
          <w:color w:val="auto"/>
          <w:sz w:val="20"/>
          <w:szCs w:val="20"/>
        </w:rPr>
        <w:t>Message Alerting</w:t>
      </w:r>
      <w:bookmarkEnd w:id="366"/>
    </w:p>
    <w:p w:rsidRPr="00063181" w:rsidR="00EB0B9D" w:rsidP="00063181" w:rsidRDefault="00EB0B9D" w14:paraId="15EFF26B" w14:textId="71D77657">
      <w:pPr>
        <w:ind w:firstLine="432"/>
        <w:rPr>
          <w:rFonts w:eastAsia="Times New Roman" w:asciiTheme="minorHAnsi" w:hAnsiTheme="minorHAnsi" w:cstheme="minorHAnsi"/>
          <w:i/>
          <w:color w:val="0000FF"/>
          <w:sz w:val="22"/>
          <w:lang w:eastAsia="nb-NO"/>
        </w:rPr>
      </w:pPr>
      <w:r>
        <w:rPr>
          <w:rFonts w:asciiTheme="minorHAnsi" w:hAnsiTheme="minorHAnsi" w:cstheme="minorHAnsi"/>
          <w:sz w:val="22"/>
        </w:rPr>
        <w:t>NA</w:t>
      </w:r>
      <w:r>
        <w:rPr>
          <w:rFonts w:eastAsia="Times New Roman" w:cs="Tahoma"/>
          <w:bCs/>
          <w:color w:val="000000"/>
          <w:sz w:val="26"/>
          <w:szCs w:val="26"/>
        </w:rPr>
        <w:br w:type="page"/>
      </w:r>
      <w:bookmarkStart w:name="_Toc1397306" w:id="367"/>
      <w:bookmarkStart w:name="_Toc208739517" w:id="368"/>
      <w:bookmarkStart w:name="_Toc277592602" w:id="369"/>
      <w:bookmarkStart w:name="_Toc404788248" w:id="370"/>
      <w:bookmarkStart w:name="_Toc426649519" w:id="371"/>
    </w:p>
    <w:p w:rsidR="00EB0B9D" w:rsidP="00EB0B9D" w:rsidRDefault="00EB0B9D" w14:paraId="3133A646" w14:textId="0A0620F0">
      <w:pPr>
        <w:pStyle w:val="Heading1"/>
        <w:numPr>
          <w:ilvl w:val="0"/>
          <w:numId w:val="2"/>
        </w:numPr>
        <w:tabs>
          <w:tab w:val="num" w:pos="567"/>
          <w:tab w:val="left" w:pos="1080"/>
        </w:tabs>
        <w:suppressAutoHyphens/>
        <w:spacing w:before="0" w:after="240" w:line="240" w:lineRule="auto"/>
        <w:ind w:hanging="522"/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BF3667C" wp14:editId="19DB3828">
                <wp:simplePos x="0" y="0"/>
                <wp:positionH relativeFrom="margin">
                  <wp:align>left</wp:align>
                </wp:positionH>
                <wp:positionV relativeFrom="paragraph">
                  <wp:posOffset>-69215</wp:posOffset>
                </wp:positionV>
                <wp:extent cx="2901315" cy="342900"/>
                <wp:effectExtent l="0" t="0" r="0" b="0"/>
                <wp:wrapNone/>
                <wp:docPr id="7" name="Arrow: Pent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315" cy="342900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1768AA37">
              <v:shape id="Arrow: Pentagon 7" style="position:absolute;margin-left:0;margin-top:-5.45pt;width:228.45pt;height:27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4c6e7 [1300]" stroked="f" strokeweight="1pt" type="#_x0000_t15" adj="20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" w14:anchorId="3FAF8FB9">
                <w10:wrap anchorx="margin"/>
              </v:shape>
            </w:pict>
          </mc:Fallback>
        </mc:AlternateContent>
      </w:r>
      <w:r>
        <w:rPr>
          <w:rFonts w:ascii="Tahoma" w:hAnsi="Tahoma" w:eastAsia="Times New Roman" w:cs="Tahoma"/>
          <w:bCs w:val="0"/>
          <w:color w:val="000000"/>
          <w:sz w:val="26"/>
          <w:szCs w:val="26"/>
        </w:rPr>
        <w:t>OUT</w:t>
      </w:r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 xml:space="preserve"> of the</w:t>
      </w:r>
      <w:r>
        <w:rPr>
          <w:rFonts w:ascii="Tahoma" w:hAnsi="Tahoma" w:eastAsia="Times New Roman" w:cs="Tahoma"/>
          <w:bCs w:val="0"/>
          <w:color w:val="000000"/>
          <w:sz w:val="26"/>
          <w:szCs w:val="26"/>
        </w:rPr>
        <w:t xml:space="preserve"> </w:t>
      </w:r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>Box</w:t>
      </w:r>
      <w:r>
        <w:rPr>
          <w:rFonts w:ascii="Tahoma" w:hAnsi="Tahoma" w:eastAsia="Times New Roman" w:cs="Tahoma"/>
          <w:bCs w:val="0"/>
          <w:color w:val="000000"/>
          <w:sz w:val="26"/>
          <w:szCs w:val="26"/>
        </w:rPr>
        <w:t xml:space="preserve"> </w:t>
      </w:r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>Solutions</w:t>
      </w:r>
      <w:bookmarkEnd w:id="367"/>
    </w:p>
    <w:p w:rsidR="00EB0B9D" w:rsidP="00EB0B9D" w:rsidRDefault="00EB0B9D" w14:paraId="257E9623" w14:textId="77777777">
      <w:pPr>
        <w:pStyle w:val="ListParagraph"/>
        <w:keepNext/>
        <w:numPr>
          <w:ilvl w:val="0"/>
          <w:numId w:val="10"/>
        </w:numPr>
        <w:tabs>
          <w:tab w:val="left" w:pos="567"/>
        </w:tabs>
        <w:spacing w:after="0" w:line="360" w:lineRule="auto"/>
        <w:jc w:val="both"/>
        <w:outlineLvl w:val="1"/>
        <w:rPr>
          <w:rFonts w:cstheme="minorHAnsi"/>
          <w:b/>
          <w:vanish/>
          <w:color w:val="1F497D"/>
          <w:sz w:val="26"/>
        </w:rPr>
      </w:pPr>
    </w:p>
    <w:p w:rsidR="00EB0B9D" w:rsidP="00EB0B9D" w:rsidRDefault="00EB0B9D" w14:paraId="045273DE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307" w:id="372"/>
      <w:r>
        <w:rPr>
          <w:rFonts w:ascii="Tahoma" w:hAnsi="Tahoma" w:eastAsia="Times New Roman" w:cs="Tahoma"/>
          <w:noProof/>
          <w:color w:val="auto"/>
          <w:sz w:val="22"/>
          <w:szCs w:val="22"/>
        </w:rPr>
        <w:t>Description</w:t>
      </w:r>
      <w:bookmarkEnd w:id="372"/>
    </w:p>
    <w:p w:rsidR="00EB0B9D" w:rsidP="00EB0B9D" w:rsidRDefault="00EB0B9D" w14:paraId="6A33B322" w14:textId="77777777">
      <w:pPr>
        <w:pStyle w:val="ListParagraph"/>
        <w:ind w:left="576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NA</w:t>
      </w:r>
    </w:p>
    <w:p w:rsidR="00EB0B9D" w:rsidP="00EB0B9D" w:rsidRDefault="00EB0B9D" w14:paraId="5C6C14FD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308" w:id="373"/>
      <w:r>
        <w:rPr>
          <w:rFonts w:ascii="Tahoma" w:hAnsi="Tahoma" w:eastAsia="Times New Roman" w:cs="Tahoma"/>
          <w:noProof/>
          <w:color w:val="auto"/>
          <w:sz w:val="22"/>
          <w:szCs w:val="22"/>
        </w:rPr>
        <w:t>Configuration</w:t>
      </w:r>
      <w:bookmarkEnd w:id="373"/>
    </w:p>
    <w:p w:rsidR="00EB0B9D" w:rsidP="00EB0B9D" w:rsidRDefault="00EB0B9D" w14:paraId="396E0E7E" w14:textId="77777777">
      <w:pPr>
        <w:pStyle w:val="ListParagraph"/>
        <w:ind w:left="576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NA</w:t>
      </w:r>
    </w:p>
    <w:p w:rsidR="00EB0B9D" w:rsidP="00EB0B9D" w:rsidRDefault="00EB0B9D" w14:paraId="4E2ED6C8" w14:textId="77777777"/>
    <w:p w:rsidR="00EB0B9D" w:rsidP="00EB0B9D" w:rsidRDefault="00EB0B9D" w14:paraId="75F29CC8" w14:textId="77777777"/>
    <w:p w:rsidR="00EB0B9D" w:rsidP="00EB0B9D" w:rsidRDefault="00EB0B9D" w14:paraId="77759499" w14:textId="77777777"/>
    <w:p w:rsidR="00EB0B9D" w:rsidP="00EB0B9D" w:rsidRDefault="00EB0B9D" w14:paraId="74D299CE" w14:textId="77777777"/>
    <w:p w:rsidR="00EB0B9D" w:rsidP="00EB0B9D" w:rsidRDefault="00EB0B9D" w14:paraId="4E636726" w14:textId="77777777"/>
    <w:p w:rsidR="00EB0B9D" w:rsidP="00EB0B9D" w:rsidRDefault="00EB0B9D" w14:paraId="56790B9F" w14:textId="77777777"/>
    <w:p w:rsidR="00EB0B9D" w:rsidP="00EB0B9D" w:rsidRDefault="00EB0B9D" w14:paraId="7CBFC566" w14:textId="77777777"/>
    <w:p w:rsidR="00EB0B9D" w:rsidP="00EB0B9D" w:rsidRDefault="00EB0B9D" w14:paraId="6404D6CF" w14:textId="77777777"/>
    <w:p w:rsidR="00EB0B9D" w:rsidP="00EB0B9D" w:rsidRDefault="00EB0B9D" w14:paraId="28B1ADAD" w14:textId="77777777"/>
    <w:p w:rsidR="00EB0B9D" w:rsidP="00EB0B9D" w:rsidRDefault="00EB0B9D" w14:paraId="43607D98" w14:textId="77777777"/>
    <w:p w:rsidR="00EB0B9D" w:rsidP="00EB0B9D" w:rsidRDefault="00EB0B9D" w14:paraId="67BF0F73" w14:textId="77777777"/>
    <w:p w:rsidR="00EB0B9D" w:rsidP="00EB0B9D" w:rsidRDefault="00EB0B9D" w14:paraId="27C0A9D0" w14:textId="77777777"/>
    <w:p w:rsidR="00EB0B9D" w:rsidP="00EB0B9D" w:rsidRDefault="00EB0B9D" w14:paraId="253F4DC8" w14:textId="77777777"/>
    <w:p w:rsidR="00EB0B9D" w:rsidP="00EB0B9D" w:rsidRDefault="00EB0B9D" w14:paraId="0897B47F" w14:textId="77777777"/>
    <w:p w:rsidR="00EB0B9D" w:rsidP="00EB0B9D" w:rsidRDefault="00EB0B9D" w14:paraId="3EF42083" w14:textId="77777777"/>
    <w:p w:rsidR="00EB0B9D" w:rsidP="00EB0B9D" w:rsidRDefault="00EB0B9D" w14:paraId="36901A28" w14:textId="77777777"/>
    <w:p w:rsidR="00EB0B9D" w:rsidP="00EB0B9D" w:rsidRDefault="00EB0B9D" w14:paraId="51483ED5" w14:textId="77777777"/>
    <w:p w:rsidR="00EB0B9D" w:rsidP="00EB0B9D" w:rsidRDefault="00EB0B9D" w14:paraId="5B9F4419" w14:textId="77777777"/>
    <w:p w:rsidR="00EB0B9D" w:rsidP="00EB0B9D" w:rsidRDefault="00EB0B9D" w14:paraId="0804614E" w14:textId="77777777"/>
    <w:p w:rsidR="00EB0B9D" w:rsidP="00EB0B9D" w:rsidRDefault="00EB0B9D" w14:paraId="2B15A83B" w14:textId="77777777"/>
    <w:p w:rsidR="00EB0B9D" w:rsidP="00EB0B9D" w:rsidRDefault="00EB0B9D" w14:paraId="78E3B06E" w14:textId="77777777"/>
    <w:bookmarkStart w:name="_Toc1397309" w:id="374"/>
    <w:p w:rsidR="00EB0B9D" w:rsidP="00EB0B9D" w:rsidRDefault="00EB0B9D" w14:paraId="51F4535C" w14:textId="3D851190">
      <w:pPr>
        <w:pStyle w:val="Heading1"/>
        <w:numPr>
          <w:ilvl w:val="0"/>
          <w:numId w:val="2"/>
        </w:numPr>
        <w:tabs>
          <w:tab w:val="num" w:pos="567"/>
          <w:tab w:val="left" w:pos="1080"/>
        </w:tabs>
        <w:suppressAutoHyphens/>
        <w:spacing w:before="0" w:after="240" w:line="240" w:lineRule="auto"/>
        <w:ind w:hanging="522"/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3AF70F8" wp14:editId="33E0435D">
                <wp:simplePos x="0" y="0"/>
                <wp:positionH relativeFrom="margin">
                  <wp:align>left</wp:align>
                </wp:positionH>
                <wp:positionV relativeFrom="paragraph">
                  <wp:posOffset>-68580</wp:posOffset>
                </wp:positionV>
                <wp:extent cx="2381250" cy="342900"/>
                <wp:effectExtent l="0" t="0" r="0" b="0"/>
                <wp:wrapNone/>
                <wp:docPr id="11" name="Arrow: Pent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42900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3B358712">
              <v:shape id="Arrow: Pentagon 11" style="position:absolute;margin-left:0;margin-top:-5.4pt;width:187.5pt;height:27pt;z-index:-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4c6e7 [1300]" stroked="f" strokeweight="1pt" type="#_x0000_t15" adj="2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" w14:anchorId="106CD9A7">
                <w10:wrap anchorx="margin"/>
              </v:shape>
            </w:pict>
          </mc:Fallback>
        </mc:AlternateContent>
      </w:r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>Interface</w:t>
      </w:r>
      <w:bookmarkEnd w:id="368"/>
      <w:bookmarkEnd w:id="369"/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 xml:space="preserve"> Details</w:t>
      </w:r>
      <w:bookmarkEnd w:id="370"/>
      <w:bookmarkEnd w:id="371"/>
      <w:bookmarkEnd w:id="374"/>
    </w:p>
    <w:p w:rsidR="00EB0B9D" w:rsidP="2B312BDD" w:rsidRDefault="00EB0B9D" w14:paraId="252EE3BD" w14:textId="77777777">
      <w:pPr>
        <w:pStyle w:val="Normal"/>
        <w:keepNext w:val="1"/>
        <w:tabs>
          <w:tab w:val="left" w:pos="567"/>
        </w:tabs>
        <w:spacing w:after="0" w:line="360" w:lineRule="auto"/>
        <w:ind w:left="0"/>
        <w:jc w:val="both"/>
        <w:outlineLvl w:val="1"/>
        <w:rPr>
          <w:rFonts w:ascii="Tahoma" w:hAnsi="Tahoma" w:eastAsia="Calibri" w:cs=""/>
          <w:b w:val="1"/>
          <w:bCs w:val="1"/>
          <w:color w:val="1F497D"/>
          <w:sz w:val="20"/>
          <w:szCs w:val="20"/>
        </w:rPr>
      </w:pPr>
      <w:bookmarkStart w:name="_Toc268869214" w:id="375"/>
      <w:bookmarkStart w:name="_Toc269111583" w:id="376"/>
      <w:bookmarkStart w:name="_Toc269111849" w:id="377"/>
      <w:bookmarkStart w:name="_Toc269111950" w:id="378"/>
      <w:bookmarkStart w:name="_Toc269112422" w:id="379"/>
      <w:bookmarkStart w:name="_Toc269115863" w:id="380"/>
      <w:bookmarkStart w:name="_Toc269115932" w:id="381"/>
      <w:bookmarkStart w:name="_Toc269116263" w:id="382"/>
      <w:bookmarkStart w:name="_Toc269116418" w:id="383"/>
      <w:bookmarkStart w:name="_Toc269116696" w:id="384"/>
      <w:bookmarkStart w:name="_Toc269131456" w:id="385"/>
      <w:bookmarkStart w:name="_Toc269131566" w:id="386"/>
      <w:bookmarkStart w:name="_Toc269133758" w:id="387"/>
      <w:bookmarkStart w:name="_Toc269136138" w:id="388"/>
      <w:bookmarkStart w:name="_Toc269137727" w:id="389"/>
      <w:bookmarkStart w:name="_Toc269138316" w:id="390"/>
      <w:bookmarkStart w:name="_Toc269138947" w:id="391"/>
      <w:bookmarkStart w:name="_Toc269202771" w:id="392"/>
      <w:bookmarkStart w:name="_Toc269204699" w:id="393"/>
      <w:bookmarkStart w:name="_Toc270519720" w:id="394"/>
      <w:bookmarkStart w:name="_Toc270520170" w:id="395"/>
      <w:bookmarkStart w:name="_Toc280105430" w:id="396"/>
      <w:bookmarkStart w:name="_Toc280109005" w:id="397"/>
      <w:bookmarkStart w:name="_Toc280111360" w:id="398"/>
      <w:bookmarkStart w:name="_Toc288555568" w:id="399"/>
      <w:bookmarkStart w:name="_Toc288746950" w:id="400"/>
      <w:bookmarkStart w:name="_Toc290995855" w:id="401"/>
      <w:bookmarkStart w:name="_Toc290996289" w:id="402"/>
      <w:bookmarkStart w:name="_Toc290996425" w:id="403"/>
      <w:bookmarkStart w:name="_Toc290996568" w:id="404"/>
      <w:bookmarkStart w:name="_Toc290996703" w:id="405"/>
      <w:bookmarkStart w:name="_Toc291980414" w:id="406"/>
      <w:bookmarkStart w:name="_Toc291980543" w:id="407"/>
      <w:bookmarkStart w:name="_Toc291980674" w:id="408"/>
      <w:bookmarkStart w:name="_Toc404788249" w:id="409"/>
      <w:bookmarkStart w:name="_Toc405368946" w:id="410"/>
      <w:bookmarkStart w:name="_Toc426649520" w:id="411"/>
      <w:bookmarkStart w:name="_Toc95304261" w:id="412"/>
      <w:bookmarkStart w:name="_Toc105493781" w:id="413"/>
      <w:bookmarkStart w:name="_Toc208739518" w:id="41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</w:p>
    <w:p w:rsidR="00EB0B9D" w:rsidP="00EB0B9D" w:rsidRDefault="00EB0B9D" w14:paraId="12E3920B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310" w:id="418"/>
      <w:bookmarkStart w:name="_Toc404788250" w:id="419"/>
      <w:bookmarkStart w:name="_Toc426649521" w:id="420"/>
      <w:r>
        <w:rPr>
          <w:rFonts w:ascii="Tahoma" w:hAnsi="Tahoma" w:eastAsia="Times New Roman" w:cs="Tahoma"/>
          <w:noProof/>
          <w:color w:val="auto"/>
          <w:sz w:val="22"/>
          <w:szCs w:val="22"/>
        </w:rPr>
        <w:t>Technical details</w:t>
      </w:r>
      <w:bookmarkEnd w:id="418"/>
    </w:p>
    <w:p w:rsidR="00EB0B9D" w:rsidP="00EB0B9D" w:rsidRDefault="00EB0B9D" w14:paraId="3F66754E" w14:textId="77777777">
      <w:pPr>
        <w:pStyle w:val="Heading2"/>
        <w:numPr>
          <w:ilvl w:val="3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237017238" w:id="421"/>
      <w:bookmarkStart w:name="_Toc404788244" w:id="422"/>
      <w:bookmarkStart w:name="_Toc426649515" w:id="423"/>
      <w:bookmarkStart w:name="_Toc1397311" w:id="424"/>
      <w:r>
        <w:rPr>
          <w:rFonts w:ascii="Tahoma" w:hAnsi="Tahoma" w:eastAsia="Times New Roman" w:cs="Tahoma"/>
          <w:noProof/>
          <w:color w:val="auto"/>
          <w:sz w:val="22"/>
          <w:szCs w:val="22"/>
        </w:rPr>
        <w:t>Source Details</w:t>
      </w:r>
      <w:bookmarkEnd w:id="421"/>
      <w:bookmarkEnd w:id="422"/>
      <w:bookmarkEnd w:id="423"/>
      <w:bookmarkEnd w:id="424"/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63"/>
        <w:gridCol w:w="2438"/>
        <w:gridCol w:w="3028"/>
      </w:tblGrid>
      <w:tr w:rsidR="00EB0B9D" w:rsidTr="00EB0B9D" w14:paraId="42196D4E" w14:textId="77777777"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  <w:hideMark/>
          </w:tcPr>
          <w:p w:rsidR="00EB0B9D" w:rsidRDefault="00EB0B9D" w14:paraId="58AF0BD9" w14:textId="7777777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IFlow Name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  <w:hideMark/>
          </w:tcPr>
          <w:p w:rsidR="00EB0B9D" w:rsidRDefault="00EB0B9D" w14:paraId="4E666DDB" w14:textId="7777777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Adapter Type</w:t>
            </w:r>
          </w:p>
        </w:tc>
        <w:tc>
          <w:tcPr>
            <w:tcW w:w="3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hideMark/>
          </w:tcPr>
          <w:p w:rsidR="00EB0B9D" w:rsidRDefault="00EB0B9D" w14:paraId="4A914539" w14:textId="7777777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Address</w:t>
            </w:r>
          </w:p>
        </w:tc>
      </w:tr>
      <w:tr w:rsidR="00EB0B9D" w:rsidTr="00EB0B9D" w14:paraId="13CC0F68" w14:textId="77777777"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EB0B9D" w:rsidRDefault="00EB0B9D" w14:paraId="64831BC1" w14:textId="27D71B5C">
            <w:pPr>
              <w:rPr>
                <w:u w:val="single"/>
              </w:rPr>
            </w:pPr>
            <w:r>
              <w:rPr>
                <w:u w:val="single"/>
              </w:rPr>
              <w:t>GSAP_</w:t>
            </w:r>
            <w:r w:rsidR="002540FD">
              <w:rPr>
                <w:u w:val="single"/>
              </w:rPr>
              <w:t>Consumption</w:t>
            </w:r>
            <w:r>
              <w:rPr>
                <w:u w:val="single"/>
              </w:rPr>
              <w:t>_VAT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EB0B9D" w:rsidRDefault="00EB0B9D" w14:paraId="14CCB3D3" w14:textId="77777777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SOAP</w:t>
            </w:r>
          </w:p>
        </w:tc>
        <w:tc>
          <w:tcPr>
            <w:tcW w:w="3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EB0B9D" w:rsidRDefault="00EB0B9D" w14:paraId="0C1B7109" w14:textId="213143E3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/GSAP/</w:t>
            </w:r>
            <w:r w:rsidR="002540FD">
              <w:rPr>
                <w:rFonts w:asciiTheme="minorHAnsi" w:hAnsiTheme="minorHAnsi" w:cstheme="minorHAnsi"/>
                <w:sz w:val="22"/>
              </w:rPr>
              <w:t>Consumption</w:t>
            </w:r>
          </w:p>
        </w:tc>
      </w:tr>
    </w:tbl>
    <w:p w:rsidR="00EB0B9D" w:rsidP="00EB0B9D" w:rsidRDefault="00EB0B9D" w14:paraId="1290B85A" w14:textId="77777777">
      <w:pPr>
        <w:pStyle w:val="Heading2"/>
        <w:numPr>
          <w:ilvl w:val="3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314" w:id="425"/>
      <w:r>
        <w:rPr>
          <w:rFonts w:ascii="Tahoma" w:hAnsi="Tahoma" w:eastAsia="Times New Roman" w:cs="Tahoma"/>
          <w:noProof/>
          <w:color w:val="auto"/>
          <w:sz w:val="22"/>
          <w:szCs w:val="22"/>
        </w:rPr>
        <w:t>Target Details</w:t>
      </w:r>
      <w:bookmarkEnd w:id="425"/>
    </w:p>
    <w:tbl>
      <w:tblPr>
        <w:tblW w:w="97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35"/>
        <w:gridCol w:w="870"/>
        <w:gridCol w:w="6367"/>
      </w:tblGrid>
      <w:tr w:rsidR="00EB0B9D" w:rsidTr="2B312BDD" w14:paraId="75AD03AF" w14:textId="77777777"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  <w:hideMark/>
          </w:tcPr>
          <w:p w:rsidR="00EB0B9D" w:rsidRDefault="00EB0B9D" w14:paraId="54FD13B6" w14:textId="7777777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IFlow Name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vAlign w:val="center"/>
            <w:hideMark/>
          </w:tcPr>
          <w:p w:rsidR="00EB0B9D" w:rsidRDefault="00EB0B9D" w14:paraId="0BE9FDBE" w14:textId="7777777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Adapter Type</w:t>
            </w:r>
          </w:p>
        </w:tc>
        <w:tc>
          <w:tcPr>
            <w:tcW w:w="6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  <w:hideMark/>
          </w:tcPr>
          <w:p w:rsidR="00EB0B9D" w:rsidRDefault="00EB0B9D" w14:paraId="2AB82696" w14:textId="7777777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Address</w:t>
            </w:r>
          </w:p>
        </w:tc>
      </w:tr>
      <w:tr w:rsidR="00EB0B9D" w:rsidTr="2B312BDD" w14:paraId="1FEBDD11" w14:textId="77777777"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EB0B9D" w:rsidRDefault="00EB0B9D" w14:paraId="09733D73" w14:textId="5A158712">
            <w:pPr>
              <w:rPr>
                <w:u w:val="single"/>
              </w:rPr>
            </w:pPr>
            <w:r>
              <w:rPr>
                <w:u w:val="single"/>
              </w:rPr>
              <w:t>GSAP_</w:t>
            </w:r>
            <w:r w:rsidR="002540FD">
              <w:rPr>
                <w:u w:val="single"/>
              </w:rPr>
              <w:t>Consumption</w:t>
            </w:r>
            <w:r>
              <w:rPr>
                <w:u w:val="single"/>
              </w:rPr>
              <w:t>_VAT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EB0B9D" w:rsidP="2B312BDD" w:rsidRDefault="00EB0B9D" w14:paraId="25091568" w14:textId="5ABC5D90">
            <w:pPr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2B312BDD" w:rsidR="53AB77BE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HTTPS</w:t>
            </w:r>
          </w:p>
        </w:tc>
        <w:tc>
          <w:tcPr>
            <w:tcW w:w="6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04ED1" w:rsidR="00EB0B9D" w:rsidP="2B312BDD" w:rsidRDefault="00004ED1" w14:paraId="1AFCA557" w14:textId="3D7ADE8D">
            <w:pPr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</w:pPr>
            <w:r w:rsidRPr="2B312BDD" w:rsidR="37EC8F7A"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  <w:t>UAT:</w:t>
            </w:r>
            <w:r>
              <w:br/>
            </w:r>
            <w:hyperlink r:id="R48568c847f8d44cc">
              <w:r w:rsidRPr="2B312BDD" w:rsidR="37EC8F7A">
                <w:rPr>
                  <w:rStyle w:val="Hyperlink"/>
                  <w:rFonts w:ascii="Calibri" w:hAnsi="Calibri" w:cs="Calibri" w:asciiTheme="minorAscii" w:hAnsiTheme="minorAscii" w:cstheme="minorAscii"/>
                  <w:b w:val="1"/>
                  <w:bCs w:val="1"/>
                </w:rPr>
                <w:t>https://test.uyvms.syngentadigitalapps.com/api/api/Consumption/Add</w:t>
              </w:r>
              <w:r>
                <w:br/>
              </w:r>
            </w:hyperlink>
          </w:p>
          <w:p w:rsidRPr="00004ED1" w:rsidR="00EB0B9D" w:rsidRDefault="00004ED1" w14:paraId="68870C33" w14:textId="7B81B5BC">
            <w:r w:rsidRPr="2B312BDD" w:rsidR="37EC8F7A"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  <w:t>PROD</w:t>
            </w:r>
            <w:r w:rsidRPr="2B312BDD" w:rsidR="38FFE300"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  <w:t>:</w:t>
            </w:r>
            <w:r>
              <w:br/>
            </w:r>
            <w:r w:rsidRPr="2B312BDD" w:rsidR="0D220A78">
              <w:rPr>
                <w:rFonts w:ascii="Calibri" w:hAnsi="Calibri" w:cs="Calibri" w:asciiTheme="minorAscii" w:hAnsiTheme="minorAscii" w:cstheme="minorAscii"/>
                <w:b w:val="1"/>
                <w:bCs w:val="1"/>
                <w:color w:val="4472C4" w:themeColor="accent1" w:themeTint="FF" w:themeShade="FF"/>
              </w:rPr>
              <w:t>https://uyvms.syngentadigitalapps.com/api/api/Consumption/Add</w:t>
            </w:r>
          </w:p>
        </w:tc>
      </w:tr>
    </w:tbl>
    <w:p w:rsidR="00EB0B9D" w:rsidP="00EB0B9D" w:rsidRDefault="00EB0B9D" w14:paraId="237889BD" w14:textId="77777777"/>
    <w:p w:rsidR="00EB0B9D" w:rsidP="00EB0B9D" w:rsidRDefault="00EB0B9D" w14:paraId="6248E7AF" w14:textId="77777777">
      <w:pPr>
        <w:pStyle w:val="Heading2"/>
        <w:numPr>
          <w:ilvl w:val="1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1397318" w:id="426"/>
      <w:r>
        <w:rPr>
          <w:rFonts w:ascii="Tahoma" w:hAnsi="Tahoma" w:eastAsia="Times New Roman" w:cs="Tahoma"/>
          <w:noProof/>
          <w:color w:val="auto"/>
          <w:sz w:val="22"/>
          <w:szCs w:val="22"/>
        </w:rPr>
        <w:t>SAP Integration Suite Technical details</w:t>
      </w:r>
      <w:bookmarkEnd w:id="426"/>
    </w:p>
    <w:p w:rsidR="00EB0B9D" w:rsidP="00EB0B9D" w:rsidRDefault="00EB0B9D" w14:paraId="21ECFE1E" w14:textId="77777777">
      <w:pPr>
        <w:pStyle w:val="Heading2"/>
        <w:numPr>
          <w:ilvl w:val="2"/>
          <w:numId w:val="2"/>
        </w:numPr>
        <w:tabs>
          <w:tab w:val="num" w:pos="54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r>
        <w:rPr>
          <w:rFonts w:ascii="Tahoma" w:hAnsi="Tahoma" w:eastAsia="Times New Roman" w:cs="Tahoma"/>
          <w:noProof/>
          <w:color w:val="auto"/>
          <w:sz w:val="22"/>
          <w:szCs w:val="22"/>
        </w:rPr>
        <w:t xml:space="preserve"> </w:t>
      </w:r>
      <w:bookmarkStart w:name="_Toc1397319" w:id="427"/>
      <w:r>
        <w:rPr>
          <w:rFonts w:ascii="Tahoma" w:hAnsi="Tahoma" w:eastAsia="Times New Roman" w:cs="Tahoma"/>
          <w:noProof/>
          <w:color w:val="auto"/>
          <w:sz w:val="22"/>
          <w:szCs w:val="22"/>
        </w:rPr>
        <w:t>System Landscape Configuration</w:t>
      </w:r>
      <w:bookmarkEnd w:id="419"/>
      <w:bookmarkEnd w:id="420"/>
      <w:bookmarkEnd w:id="427"/>
    </w:p>
    <w:p w:rsidR="00EB0B9D" w:rsidP="2B312BDD" w:rsidRDefault="00EB0B9D" w14:paraId="04E94BC4" w14:textId="701C968E">
      <w:pPr>
        <w:pStyle w:val="Normal"/>
        <w:keepNext/>
        <w:spacing w:before="120" w:after="120" w:line="240" w:lineRule="auto"/>
      </w:pPr>
      <w:bookmarkStart w:name="_Toc280109007" w:id="428"/>
      <w:bookmarkStart w:name="_Toc280111362" w:id="429"/>
      <w:bookmarkStart w:name="_Toc288555570" w:id="430"/>
      <w:bookmarkStart w:name="_Toc288746952" w:id="431"/>
      <w:bookmarkStart w:name="_Toc290995857" w:id="432"/>
      <w:bookmarkStart w:name="_Toc290996291" w:id="433"/>
      <w:bookmarkStart w:name="_Toc290996427" w:id="434"/>
      <w:bookmarkStart w:name="_Toc290996570" w:id="435"/>
      <w:bookmarkStart w:name="_Toc290996705" w:id="436"/>
      <w:bookmarkStart w:name="_Toc291980416" w:id="437"/>
      <w:bookmarkStart w:name="_Toc291980545" w:id="438"/>
      <w:bookmarkStart w:name="_Toc291980676" w:id="439"/>
      <w:bookmarkStart w:name="_Toc404788251" w:id="440"/>
      <w:bookmarkStart w:name="_Toc405368948" w:id="441"/>
      <w:bookmarkStart w:name="_Toc426649522" w:id="442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</w:p>
    <w:p w:rsidR="00EB0B9D" w:rsidP="00EB0B9D" w:rsidRDefault="00EB0B9D" w14:paraId="050C4984" w14:textId="77777777">
      <w:pPr>
        <w:pStyle w:val="Heading2"/>
        <w:numPr>
          <w:ilvl w:val="3"/>
          <w:numId w:val="2"/>
        </w:numPr>
        <w:tabs>
          <w:tab w:val="num" w:pos="2520"/>
        </w:tabs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404788254" w:id="469"/>
      <w:bookmarkStart w:name="_Toc426649525" w:id="470"/>
      <w:bookmarkStart w:name="_Toc1397320" w:id="471"/>
      <w:r>
        <w:rPr>
          <w:rFonts w:ascii="Tahoma" w:hAnsi="Tahoma" w:eastAsia="Times New Roman" w:cs="Tahoma"/>
          <w:noProof/>
          <w:color w:val="auto"/>
          <w:sz w:val="22"/>
          <w:szCs w:val="22"/>
        </w:rPr>
        <w:t>Systems Catalog</w:t>
      </w:r>
      <w:bookmarkEnd w:id="469"/>
      <w:bookmarkEnd w:id="470"/>
      <w:bookmarkEnd w:id="471"/>
    </w:p>
    <w:tbl>
      <w:tblPr>
        <w:tblW w:w="93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127"/>
        <w:gridCol w:w="6233"/>
      </w:tblGrid>
      <w:tr w:rsidR="00EB0B9D" w:rsidTr="00EB0B9D" w14:paraId="3E844C88" w14:textId="77777777">
        <w:trPr>
          <w:trHeight w:val="144"/>
        </w:trPr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EB0B9D" w:rsidRDefault="00EB0B9D" w14:paraId="436CFFFB" w14:textId="77777777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eastAsia="SimSun" w:asciiTheme="minorHAnsi" w:hAnsiTheme="minorHAnsi" w:cstheme="minorHAnsi"/>
                <w:b/>
                <w:bCs/>
                <w:lang w:eastAsia="zh-CN"/>
              </w:rPr>
              <w:t>Associated Business Systems</w:t>
            </w:r>
          </w:p>
        </w:tc>
        <w:tc>
          <w:tcPr>
            <w:tcW w:w="6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EB0B9D" w:rsidRDefault="00EB0B9D" w14:paraId="47A50E69" w14:textId="77777777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&lt;Sender&gt;: </w:t>
            </w:r>
          </w:p>
          <w:p w:rsidR="00EB0B9D" w:rsidRDefault="00EB0B9D" w14:paraId="22269DE6" w14:textId="77777777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B0B9D" w:rsidTr="00EB0B9D" w14:paraId="507AF20F" w14:textId="77777777">
        <w:trPr>
          <w:trHeight w:val="240"/>
        </w:trPr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EB0B9D" w:rsidRDefault="00EB0B9D" w14:paraId="7478DE49" w14:textId="77777777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eastAsia="SimSun" w:asciiTheme="minorHAnsi" w:hAnsiTheme="minorHAnsi" w:cstheme="minorHAnsi"/>
                <w:b/>
                <w:bCs/>
                <w:lang w:eastAsia="zh-CN"/>
              </w:rPr>
              <w:t>Type of System</w:t>
            </w:r>
          </w:p>
        </w:tc>
        <w:tc>
          <w:tcPr>
            <w:tcW w:w="6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EB0B9D" w:rsidRDefault="00EB0B9D" w14:paraId="5BF49167" w14:textId="77777777">
            <w:pPr>
              <w:rPr>
                <w:rFonts w:asciiTheme="minorHAnsi" w:hAnsiTheme="minorHAnsi" w:cstheme="minorHAnsi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pacing w:val="-5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r>
              <w:rPr>
                <w:rFonts w:asciiTheme="minorHAnsi" w:hAnsiTheme="minorHAnsi" w:cstheme="minorHAnsi"/>
                <w:spacing w:val="-5"/>
              </w:rPr>
              <w:t xml:space="preserve"> WAS ABAP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spacing w:val="-5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r>
              <w:rPr>
                <w:rFonts w:asciiTheme="minorHAnsi" w:hAnsiTheme="minorHAnsi" w:cstheme="minorHAnsi"/>
                <w:spacing w:val="-5"/>
              </w:rPr>
              <w:t xml:space="preserve"> Third Party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pacing w:val="-5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r>
              <w:rPr>
                <w:rFonts w:asciiTheme="minorHAnsi" w:hAnsiTheme="minorHAnsi" w:cstheme="minorHAnsi"/>
                <w:spacing w:val="-5"/>
              </w:rPr>
              <w:t xml:space="preserve"> WAS Java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pacing w:val="-5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r>
              <w:rPr>
                <w:rFonts w:asciiTheme="minorHAnsi" w:hAnsiTheme="minorHAnsi" w:cstheme="minorHAnsi"/>
                <w:spacing w:val="-5"/>
              </w:rPr>
              <w:t xml:space="preserve"> Stand-Alone</w:t>
            </w:r>
          </w:p>
        </w:tc>
      </w:tr>
      <w:tr w:rsidR="00EB0B9D" w:rsidTr="00EB0B9D" w14:paraId="73DCCBEA" w14:textId="77777777"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EB0B9D" w:rsidRDefault="00EB0B9D" w14:paraId="17A51AE5" w14:textId="77777777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eastAsia="SimSun" w:asciiTheme="minorHAnsi" w:hAnsiTheme="minorHAnsi" w:cstheme="minorHAnsi"/>
                <w:b/>
                <w:bCs/>
                <w:lang w:eastAsia="zh-CN"/>
              </w:rPr>
              <w:t>Associated Business Systems</w:t>
            </w:r>
          </w:p>
        </w:tc>
        <w:tc>
          <w:tcPr>
            <w:tcW w:w="6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EB0B9D" w:rsidRDefault="00EB0B9D" w14:paraId="340576D1" w14:textId="7777777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&lt;Receiver&gt;: </w:t>
            </w:r>
          </w:p>
          <w:p w:rsidR="00EB0B9D" w:rsidRDefault="00EB0B9D" w14:paraId="50AC0F89" w14:textId="77777777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EB0B9D" w:rsidTr="00EB0B9D" w14:paraId="2D9CAAF2" w14:textId="77777777">
        <w:tc>
          <w:tcPr>
            <w:tcW w:w="3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EB0B9D" w:rsidRDefault="00EB0B9D" w14:paraId="7887C558" w14:textId="77777777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eastAsia="SimSun" w:asciiTheme="minorHAnsi" w:hAnsiTheme="minorHAnsi" w:cstheme="minorHAnsi"/>
                <w:b/>
                <w:bCs/>
                <w:lang w:eastAsia="zh-CN"/>
              </w:rPr>
              <w:t>Type of System</w:t>
            </w:r>
          </w:p>
        </w:tc>
        <w:tc>
          <w:tcPr>
            <w:tcW w:w="6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EB0B9D" w:rsidRDefault="00EB0B9D" w14:paraId="0BAAAC32" w14:textId="77777777">
            <w:pPr>
              <w:rPr>
                <w:rFonts w:asciiTheme="minorHAnsi" w:hAnsiTheme="minorHAnsi" w:cstheme="minorHAnsi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pacing w:val="-5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r>
              <w:rPr>
                <w:rFonts w:asciiTheme="minorHAnsi" w:hAnsiTheme="minorHAnsi" w:cstheme="minorHAnsi"/>
                <w:spacing w:val="-5"/>
              </w:rPr>
              <w:t xml:space="preserve"> WAS ABAP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pacing w:val="-5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r>
              <w:rPr>
                <w:rFonts w:asciiTheme="minorHAnsi" w:hAnsiTheme="minorHAnsi" w:cstheme="minorHAnsi"/>
                <w:spacing w:val="-5"/>
              </w:rPr>
              <w:t xml:space="preserve"> Third Party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pacing w:val="-5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r>
              <w:rPr>
                <w:rFonts w:asciiTheme="minorHAnsi" w:hAnsiTheme="minorHAnsi" w:cstheme="minorHAnsi"/>
                <w:spacing w:val="-5"/>
              </w:rPr>
              <w:t xml:space="preserve"> WAS Java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pacing w:val="-5"/>
              </w:rPr>
              <w:instrText xml:space="preserve"> FORMCHECKBOX </w:instrText>
            </w:r>
            <w:r w:rsidR="008111DE">
              <w:fldChar w:fldCharType="separate"/>
            </w:r>
            <w:r>
              <w:fldChar w:fldCharType="end"/>
            </w:r>
            <w:r>
              <w:rPr>
                <w:rFonts w:asciiTheme="minorHAnsi" w:hAnsiTheme="minorHAnsi" w:cstheme="minorHAnsi"/>
                <w:spacing w:val="-5"/>
              </w:rPr>
              <w:t xml:space="preserve"> Stand-Alone</w:t>
            </w:r>
          </w:p>
        </w:tc>
      </w:tr>
    </w:tbl>
    <w:p w:rsidR="00EB0B9D" w:rsidP="2B312BDD" w:rsidRDefault="00EB0B9D" w14:paraId="6E56C2E7" w14:textId="77777777">
      <w:pPr>
        <w:pStyle w:val="Normal"/>
        <w:keepNext w:val="1"/>
        <w:tabs>
          <w:tab w:val="left" w:pos="851"/>
        </w:tabs>
        <w:spacing w:before="120" w:after="0" w:line="360" w:lineRule="auto"/>
        <w:ind w:left="0"/>
        <w:jc w:val="both"/>
        <w:outlineLvl w:val="3"/>
        <w:rPr>
          <w:rFonts w:ascii="Tahoma" w:hAnsi="Tahoma" w:eastAsia="Calibri" w:cs=""/>
          <w:b w:val="1"/>
          <w:bCs w:val="1"/>
          <w:color w:val="003366"/>
          <w:sz w:val="20"/>
          <w:szCs w:val="20"/>
        </w:rPr>
      </w:pPr>
      <w:bookmarkStart w:name="_Toc280109021" w:id="472"/>
      <w:bookmarkStart w:name="_Toc280111376" w:id="473"/>
      <w:bookmarkStart w:name="_Toc288555583" w:id="474"/>
      <w:bookmarkStart w:name="_Toc288746965" w:id="475"/>
      <w:bookmarkStart w:name="_Toc290995870" w:id="476"/>
      <w:bookmarkStart w:name="_Toc290996304" w:id="477"/>
      <w:bookmarkStart w:name="_Toc290996440" w:id="478"/>
      <w:bookmarkStart w:name="_Toc290996583" w:id="479"/>
      <w:bookmarkStart w:name="_Toc290996718" w:id="480"/>
      <w:bookmarkStart w:name="_Toc291980429" w:id="481"/>
      <w:bookmarkStart w:name="_Toc291980558" w:id="482"/>
      <w:bookmarkStart w:name="_Toc291980689" w:id="483"/>
      <w:bookmarkStart w:name="_Toc404788264" w:id="484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</w:p>
    <w:p w:rsidR="00EB0B9D" w:rsidP="00EB0B9D" w:rsidRDefault="00EB0B9D" w14:paraId="11801294" w14:textId="77777777">
      <w:pPr>
        <w:pStyle w:val="CommentText"/>
      </w:pPr>
      <w:bookmarkStart w:name="_Toc288555595" w:id="485"/>
      <w:bookmarkStart w:name="_Toc288746977" w:id="486"/>
      <w:bookmarkStart w:name="_Toc290995882" w:id="487"/>
      <w:bookmarkStart w:name="_Toc290996316" w:id="488"/>
      <w:bookmarkStart w:name="_Toc290996452" w:id="489"/>
      <w:bookmarkStart w:name="_Toc290996595" w:id="490"/>
      <w:bookmarkStart w:name="_Toc290996730" w:id="491"/>
      <w:bookmarkStart w:name="_Toc291980441" w:id="492"/>
      <w:bookmarkStart w:name="_Toc291980570" w:id="493"/>
      <w:bookmarkStart w:name="_Toc291980701" w:id="494"/>
      <w:bookmarkStart w:name="_Toc404788280" w:id="495"/>
      <w:bookmarkStart w:name="_Toc404788281" w:id="496"/>
      <w:bookmarkEnd w:id="412"/>
      <w:bookmarkEnd w:id="413"/>
      <w:bookmarkEnd w:id="41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</w:p>
    <w:p w:rsidR="00EB0B9D" w:rsidP="00EB0B9D" w:rsidRDefault="00EB0B9D" w14:paraId="79557893" w14:textId="77777777">
      <w:pPr>
        <w:pStyle w:val="Heading2"/>
        <w:numPr>
          <w:ilvl w:val="3"/>
          <w:numId w:val="2"/>
        </w:numPr>
        <w:tabs>
          <w:tab w:val="clear" w:pos="864"/>
          <w:tab w:val="num" w:pos="810"/>
          <w:tab w:val="num" w:pos="2520"/>
        </w:tabs>
        <w:spacing w:before="120" w:after="120"/>
        <w:ind w:left="540" w:hanging="540"/>
        <w:rPr>
          <w:rFonts w:ascii="Tahoma" w:hAnsi="Tahoma" w:eastAsia="Times New Roman" w:cs="Tahoma"/>
          <w:noProof/>
          <w:color w:val="auto"/>
          <w:sz w:val="22"/>
          <w:szCs w:val="22"/>
        </w:rPr>
      </w:pPr>
      <w:r>
        <w:rPr>
          <w:rFonts w:ascii="Tahoma" w:hAnsi="Tahoma" w:eastAsia="Times New Roman" w:cs="Tahoma"/>
          <w:noProof/>
          <w:color w:val="auto"/>
          <w:sz w:val="22"/>
          <w:szCs w:val="22"/>
        </w:rPr>
        <w:t>IFLOW Screenshot</w:t>
      </w:r>
    </w:p>
    <w:p w:rsidR="00EB0B9D" w:rsidP="2B312BDD" w:rsidRDefault="0076289C" w14:textId="709C2EF8" w14:paraId="7FCC8DFE">
      <w:pPr>
        <w:keepNext w:val="1"/>
        <w:tabs>
          <w:tab w:val="left" w:pos="851"/>
        </w:tabs>
        <w:spacing w:before="120" w:after="0" w:line="360" w:lineRule="auto"/>
        <w:jc w:val="both"/>
        <w:outlineLvl w:val="3"/>
        <w:rPr>
          <w:rFonts w:cs="Calibri" w:cstheme="minorAscii"/>
          <w:b w:val="1"/>
          <w:bCs w:val="1"/>
          <w:color w:val="003366"/>
        </w:rPr>
      </w:pPr>
      <w:r>
        <w:rPr>
          <w:rFonts w:cstheme="minorHAnsi"/>
          <w:b/>
          <w:bCs/>
          <w:color w:val="003366"/>
          <w:szCs w:val="28"/>
        </w:rPr>
        <w:tab/>
      </w:r>
      <w:r w:rsidRPr="2B312BDD" w:rsidR="002540FD">
        <w:rPr>
          <w:rFonts w:cs="Calibri" w:cstheme="minorAscii"/>
          <w:b w:val="1"/>
          <w:bCs w:val="1"/>
          <w:color w:val="003366"/>
        </w:rPr>
        <w:t xml:space="preserve">     </w:t>
      </w:r>
      <w:ins w:author="Naik, Shivani Vilas" w:date="2023-06-15T16:31:00Z" w:id="635667476">
        <w:r w:rsidR="002540FD">
          <w:drawing>
            <wp:inline wp14:editId="6DC53689" wp14:anchorId="70D1326A">
              <wp:extent cx="5143500" cy="1792532"/>
              <wp:effectExtent l="0" t="0" r="0" b="0"/>
              <wp:docPr id="10" name="Picture 10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Picture 10"/>
                      <pic:cNvPicPr/>
                    </pic:nvPicPr>
                    <pic:blipFill>
                      <a:blip r:embed="Rc3ed9a77e1544765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0" flipH="0" flipV="0">
                        <a:off x="0" y="0"/>
                        <a:ext cx="5143500" cy="17925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EB0B9D" w:rsidP="00EB0B9D" w:rsidRDefault="00EB0B9D" w14:paraId="65704ABF" w14:textId="77777777">
      <w:pPr>
        <w:pStyle w:val="Heading2"/>
        <w:numPr>
          <w:ilvl w:val="3"/>
          <w:numId w:val="2"/>
        </w:numPr>
        <w:spacing w:before="120" w:after="120"/>
        <w:rPr>
          <w:rFonts w:ascii="Tahoma" w:hAnsi="Tahoma" w:eastAsia="Times New Roman" w:cs="Tahoma"/>
          <w:noProof/>
          <w:color w:val="auto"/>
          <w:sz w:val="22"/>
          <w:szCs w:val="22"/>
        </w:rPr>
      </w:pPr>
      <w:r>
        <w:rPr>
          <w:rFonts w:ascii="Tahoma" w:hAnsi="Tahoma" w:eastAsia="Times New Roman" w:cs="Tahoma"/>
          <w:noProof/>
          <w:color w:val="auto"/>
          <w:sz w:val="22"/>
          <w:szCs w:val="22"/>
        </w:rPr>
        <w:t>IFLOW Technical Details:</w:t>
      </w:r>
    </w:p>
    <w:p w:rsidR="00EB0B9D" w:rsidP="00EB0B9D" w:rsidRDefault="00EB0B9D" w14:paraId="1FF07CCC" w14:textId="77777777"/>
    <w:p w:rsidR="00EB0B9D" w:rsidP="00EB0B9D" w:rsidRDefault="00EB0B9D" w14:paraId="67F057CD" w14:textId="77777777">
      <w:pPr>
        <w:rPr>
          <w:rFonts w:asciiTheme="minorHAnsi" w:hAnsiTheme="minorHAnsi" w:cstheme="minorHAnsi"/>
          <w:sz w:val="22"/>
          <w:u w:val="single"/>
        </w:rPr>
      </w:pPr>
      <w:r>
        <w:rPr>
          <w:b/>
        </w:rPr>
        <w:t xml:space="preserve">7.2.1.3.1 </w:t>
      </w:r>
      <w:r>
        <w:rPr>
          <w:b/>
        </w:rPr>
        <w:tab/>
      </w:r>
      <w:r>
        <w:rPr>
          <w:b/>
        </w:rPr>
        <w:t>Package Details:</w:t>
      </w:r>
    </w:p>
    <w:p w:rsidR="00EB0B9D" w:rsidP="00EB0B9D" w:rsidRDefault="00EB0B9D" w14:paraId="0A654E6F" w14:textId="057C7206">
      <w:pPr>
        <w:ind w:left="720" w:firstLine="7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Package Id: </w:t>
      </w:r>
      <w:r w:rsidR="00F27AC6">
        <w:rPr>
          <w:rFonts w:asciiTheme="minorHAnsi" w:hAnsiTheme="minorHAnsi" w:cstheme="minorHAnsi"/>
          <w:sz w:val="22"/>
        </w:rPr>
        <w:t>Product Info</w:t>
      </w:r>
    </w:p>
    <w:p w:rsidR="00EB0B9D" w:rsidP="00EB0B9D" w:rsidRDefault="00EB0B9D" w14:paraId="6B7EAE92" w14:textId="77777777">
      <w:pPr>
        <w:ind w:left="720" w:firstLine="7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Supported Platform: Integration Suite</w:t>
      </w:r>
    </w:p>
    <w:p w:rsidR="00B83A8D" w:rsidP="00EB0B9D" w:rsidRDefault="00B83A8D" w14:paraId="3F7C089B" w14:textId="77777777">
      <w:pPr>
        <w:rPr>
          <w:b/>
        </w:rPr>
      </w:pPr>
    </w:p>
    <w:p w:rsidR="00EB0B9D" w:rsidP="2B312BDD" w:rsidRDefault="00EB0B9D" w14:paraId="75FC045B" w14:textId="50509BF6">
      <w:pPr>
        <w:rPr>
          <w:b w:val="1"/>
          <w:bCs w:val="1"/>
        </w:rPr>
      </w:pPr>
      <w:bookmarkStart w:name="_Int_wmx9Iyne" w:id="1030827174"/>
      <w:r w:rsidRPr="2B312BDD" w:rsidR="00EB0B9D">
        <w:rPr>
          <w:b w:val="1"/>
          <w:bCs w:val="1"/>
        </w:rPr>
        <w:t>7.2.1.3.2</w:t>
      </w:r>
      <w:r w:rsidR="00EB0B9D">
        <w:rPr/>
        <w:t xml:space="preserve">  </w:t>
      </w:r>
      <w:r>
        <w:tab/>
      </w:r>
      <w:bookmarkEnd w:id="1030827174"/>
      <w:r w:rsidRPr="2B312BDD" w:rsidR="00EB0B9D">
        <w:rPr>
          <w:b w:val="1"/>
          <w:bCs w:val="1"/>
        </w:rPr>
        <w:t xml:space="preserve">IFLOW Name: </w:t>
      </w:r>
    </w:p>
    <w:p w:rsidR="00EB0B9D" w:rsidP="00EB0B9D" w:rsidRDefault="00EB0B9D" w14:paraId="604017DC" w14:textId="4FCE76F2">
      <w:pPr>
        <w:ind w:left="720" w:firstLine="720"/>
        <w:rPr>
          <w:bCs/>
        </w:rPr>
      </w:pPr>
      <w:r>
        <w:rPr>
          <w:bCs/>
        </w:rPr>
        <w:t>GSAP_</w:t>
      </w:r>
      <w:r w:rsidR="002540FD">
        <w:rPr>
          <w:bCs/>
        </w:rPr>
        <w:t>Consumption</w:t>
      </w:r>
      <w:r>
        <w:rPr>
          <w:bCs/>
        </w:rPr>
        <w:t>_VAT</w:t>
      </w:r>
    </w:p>
    <w:p w:rsidR="00EB0B9D" w:rsidP="00EB0B9D" w:rsidRDefault="00EB0B9D" w14:paraId="15E0360E" w14:textId="77777777">
      <w:pPr>
        <w:rPr>
          <w:rFonts w:asciiTheme="minorHAnsi" w:hAnsiTheme="minorHAnsi" w:cstheme="minorHAnsi"/>
          <w:sz w:val="22"/>
        </w:rPr>
      </w:pPr>
      <w:r>
        <w:rPr>
          <w:b/>
        </w:rPr>
        <w:t>7.2.1.3.3</w:t>
      </w:r>
      <w:r>
        <w:rPr>
          <w:b/>
        </w:rPr>
        <w:tab/>
      </w:r>
      <w:r>
        <w:rPr>
          <w:b/>
        </w:rPr>
        <w:t>Groovy Script</w:t>
      </w:r>
      <w:r>
        <w:rPr>
          <w:rFonts w:asciiTheme="minorHAnsi" w:hAnsiTheme="minorHAnsi" w:cstheme="minorHAnsi"/>
          <w:sz w:val="22"/>
        </w:rPr>
        <w:t>:</w:t>
      </w:r>
    </w:p>
    <w:p w:rsidR="00EB0B9D" w:rsidP="00EB0B9D" w:rsidRDefault="00900D08" w14:paraId="55867679" w14:textId="62C9CD6A">
      <w:pPr>
        <w:ind w:left="720" w:firstLine="7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Log Payload</w:t>
      </w:r>
      <w:r w:rsidR="00EB0B9D">
        <w:rPr>
          <w:rFonts w:asciiTheme="minorHAnsi" w:hAnsiTheme="minorHAnsi" w:cstheme="minorHAnsi"/>
          <w:sz w:val="22"/>
        </w:rPr>
        <w:t>:</w:t>
      </w:r>
    </w:p>
    <w:p w:rsidR="00EB0B9D" w:rsidP="00EB0B9D" w:rsidRDefault="00EB0B9D" w14:paraId="227BF36C" w14:textId="2B9B01F7"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sz w:val="22"/>
        </w:rPr>
        <w:tab/>
      </w:r>
      <w:r w:rsidR="002540FD">
        <w:object w:dxaOrig="1508" w:dyaOrig="984" w14:anchorId="6757BA82">
          <v:shape id="_x0000_i1029" style="width:74.75pt;height:48.75pt" o:ole="" type="#_x0000_t75">
            <v:imagedata o:title="" r:id="rId139"/>
          </v:shape>
          <o:OLEObject Type="Embed" ProgID="Package" ShapeID="_x0000_i1029" DrawAspect="Icon" ObjectID="_1750694622" r:id="rId142"/>
        </w:object>
      </w:r>
    </w:p>
    <w:p w:rsidR="00EB0B9D" w:rsidP="00EB0B9D" w:rsidRDefault="00EB0B9D" w14:paraId="08364C8E" w14:textId="495AF31F">
      <w:r>
        <w:tab/>
      </w:r>
      <w:r>
        <w:tab/>
      </w:r>
      <w:r w:rsidR="00900D08">
        <w:t>Get Headers in MPL</w:t>
      </w:r>
      <w:r>
        <w:t>:</w:t>
      </w:r>
    </w:p>
    <w:p w:rsidR="00EB0B9D" w:rsidP="00EB0B9D" w:rsidRDefault="00EB0B9D" w14:paraId="2623A0A8" w14:textId="4827AE51">
      <w:r>
        <w:tab/>
      </w:r>
      <w:r>
        <w:tab/>
      </w:r>
      <w:r w:rsidR="0076289C">
        <w:t xml:space="preserve"> </w:t>
      </w:r>
      <w:r w:rsidR="009B0750">
        <w:object w:dxaOrig="1508" w:dyaOrig="984" w14:anchorId="1B4FF024">
          <v:shape id="_x0000_i1030" style="width:74.75pt;height:48.75pt" o:ole="" type="#_x0000_t75">
            <v:imagedata o:title="" r:id="rId132"/>
          </v:shape>
          <o:OLEObject Type="Embed" ProgID="Package" ShapeID="_x0000_i1030" DrawAspect="Icon" ObjectID="_1750694623" r:id="rId143"/>
        </w:object>
      </w:r>
    </w:p>
    <w:p w:rsidR="00EB0B9D" w:rsidP="2B312BDD" w:rsidRDefault="00EB0B9D" w14:paraId="3FD701EE" w14:textId="1C975369">
      <w:pPr>
        <w:rPr>
          <w:rFonts w:cs="Tahoma"/>
          <w:b w:val="1"/>
          <w:bCs w:val="1"/>
        </w:rPr>
      </w:pPr>
      <w:r w:rsidRPr="2B312BDD" w:rsidR="00EB0B9D">
        <w:rPr>
          <w:rFonts w:cs="Tahoma"/>
          <w:b w:val="1"/>
          <w:bCs w:val="1"/>
        </w:rPr>
        <w:t>7.2.1.3.4</w:t>
      </w:r>
      <w:r>
        <w:tab/>
      </w:r>
      <w:r w:rsidRPr="2B312BDD" w:rsidR="00EB0B9D">
        <w:rPr>
          <w:rFonts w:cs="Tahoma"/>
          <w:b w:val="1"/>
          <w:bCs w:val="1"/>
        </w:rPr>
        <w:t xml:space="preserve">XSLT </w:t>
      </w:r>
      <w:r w:rsidRPr="2B312BDD" w:rsidR="7A7ED7A4">
        <w:rPr>
          <w:rFonts w:cs="Tahoma"/>
          <w:b w:val="1"/>
          <w:bCs w:val="1"/>
        </w:rPr>
        <w:t>Mapping (</w:t>
      </w:r>
      <w:r w:rsidRPr="2B312BDD" w:rsidR="00EB0B9D">
        <w:rPr>
          <w:rFonts w:cs="Tahoma"/>
          <w:b w:val="1"/>
          <w:bCs w:val="1"/>
        </w:rPr>
        <w:t>If any)</w:t>
      </w:r>
    </w:p>
    <w:p w:rsidR="00EB0B9D" w:rsidP="00EB0B9D" w:rsidRDefault="00EB0B9D" w14:paraId="4B3BC8DE" w14:textId="11EBBBE2">
      <w:pPr>
        <w:rPr>
          <w:rFonts w:asciiTheme="minorHAnsi" w:hAnsiTheme="minorHAnsi" w:cstheme="minorHAnsi"/>
          <w:sz w:val="22"/>
        </w:rPr>
      </w:pPr>
      <w:r>
        <w:rPr>
          <w:rFonts w:cs="Tahoma"/>
          <w:b/>
          <w:szCs w:val="20"/>
        </w:rPr>
        <w:tab/>
      </w:r>
      <w:r>
        <w:rPr>
          <w:rFonts w:cs="Tahoma"/>
          <w:b/>
          <w:szCs w:val="20"/>
        </w:rPr>
        <w:tab/>
      </w:r>
      <w:r>
        <w:rPr>
          <w:rFonts w:asciiTheme="minorHAnsi" w:hAnsiTheme="minorHAnsi" w:cstheme="minorHAnsi"/>
          <w:sz w:val="22"/>
        </w:rPr>
        <w:t>NA</w:t>
      </w:r>
    </w:p>
    <w:p w:rsidRPr="00F00CAC" w:rsidR="00332F63" w:rsidP="00EB0B9D" w:rsidRDefault="00332F63" w14:paraId="7DC83FC8" w14:textId="77777777">
      <w:pPr>
        <w:rPr>
          <w:rFonts w:asciiTheme="minorHAnsi" w:hAnsiTheme="minorHAnsi" w:cstheme="minorHAnsi"/>
          <w:sz w:val="22"/>
        </w:rPr>
      </w:pPr>
    </w:p>
    <w:p w:rsidR="00EB0B9D" w:rsidP="00EB0B9D" w:rsidRDefault="00EB0B9D" w14:paraId="4F95C1FE" w14:textId="77777777">
      <w:pPr>
        <w:rPr>
          <w:rFonts w:cs="Tahoma"/>
          <w:b/>
          <w:szCs w:val="20"/>
        </w:rPr>
      </w:pPr>
      <w:r>
        <w:rPr>
          <w:rFonts w:cs="Tahoma"/>
          <w:b/>
          <w:szCs w:val="20"/>
        </w:rPr>
        <w:t>7.2.1.3.5</w:t>
      </w:r>
      <w:r>
        <w:rPr>
          <w:rFonts w:cs="Tahoma"/>
          <w:b/>
          <w:szCs w:val="20"/>
        </w:rPr>
        <w:tab/>
      </w:r>
      <w:r>
        <w:rPr>
          <w:rFonts w:cs="Tahoma"/>
          <w:b/>
          <w:szCs w:val="20"/>
        </w:rPr>
        <w:t xml:space="preserve">Converter </w:t>
      </w:r>
    </w:p>
    <w:p w:rsidR="00EB0B9D" w:rsidP="00EB0B9D" w:rsidRDefault="00EB0B9D" w14:paraId="3F4002D8" w14:textId="77777777">
      <w:pPr>
        <w:ind w:left="1440"/>
        <w:rPr>
          <w:bCs/>
        </w:rPr>
      </w:pPr>
      <w:r>
        <w:rPr>
          <w:bCs/>
        </w:rPr>
        <w:t>XML to JSON:</w:t>
      </w:r>
    </w:p>
    <w:p w:rsidR="00EB0B9D" w:rsidP="00B83A8D" w:rsidRDefault="00EB0B9D" w14:paraId="14E52B9D" w14:textId="1AC63BF3">
      <w:pPr>
        <w:ind w:left="1440"/>
      </w:pPr>
      <w:r>
        <w:rPr>
          <w:noProof/>
        </w:rPr>
        <w:drawing>
          <wp:inline distT="0" distB="0" distL="0" distR="0" wp14:anchorId="5CA31241" wp14:editId="504A52ED">
            <wp:extent cx="2432050" cy="259811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40" cy="2624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name="_Toc288555601" w:id="499"/>
      <w:bookmarkStart w:name="_Toc288746983" w:id="500"/>
      <w:bookmarkStart w:name="_Toc290995888" w:id="501"/>
      <w:bookmarkStart w:name="_Toc290996322" w:id="502"/>
      <w:bookmarkStart w:name="_Toc290996458" w:id="503"/>
      <w:bookmarkStart w:name="_Toc290996601" w:id="504"/>
      <w:bookmarkStart w:name="_Toc290996736" w:id="505"/>
      <w:bookmarkStart w:name="_Toc291980447" w:id="506"/>
      <w:bookmarkStart w:name="_Toc291980576" w:id="507"/>
      <w:bookmarkStart w:name="_Toc291980707" w:id="508"/>
      <w:bookmarkStart w:name="_Toc404788287" w:id="509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</w:p>
    <w:p w:rsidR="00EB0B9D" w:rsidP="2B312BDD" w:rsidRDefault="00EB0B9D" w14:paraId="31A97EBD" w14:textId="372D9076">
      <w:pPr>
        <w:pStyle w:val="Heading2"/>
        <w:keepNext/>
        <w:numPr>
          <w:ilvl w:val="3"/>
          <w:numId w:val="2"/>
        </w:numPr>
        <w:tabs>
          <w:tab w:val="num" w:leader="none" w:pos="2520"/>
        </w:tabs>
        <w:spacing w:before="120" w:after="120" w:line="360" w:lineRule="auto"/>
        <w:rPr>
          <w:rFonts w:ascii="Tahoma" w:hAnsi="Tahoma" w:eastAsia="Times New Roman" w:cs="Tahoma"/>
          <w:noProof/>
          <w:color w:val="auto"/>
          <w:sz w:val="22"/>
          <w:szCs w:val="22"/>
        </w:rPr>
      </w:pPr>
      <w:bookmarkStart w:name="_Toc288555599" w:id="510"/>
      <w:bookmarkStart w:name="_Toc288746981" w:id="511"/>
      <w:bookmarkStart w:name="_Toc290995886" w:id="512"/>
      <w:bookmarkStart w:name="_Toc290996320" w:id="513"/>
      <w:bookmarkStart w:name="_Toc290996456" w:id="514"/>
      <w:bookmarkStart w:name="_Toc290996599" w:id="515"/>
      <w:bookmarkStart w:name="_Toc290996734" w:id="516"/>
      <w:bookmarkStart w:name="_Toc291980445" w:id="517"/>
      <w:bookmarkStart w:name="_Toc291980574" w:id="518"/>
      <w:bookmarkStart w:name="_Toc291980705" w:id="519"/>
      <w:bookmarkStart w:name="_Toc404788286" w:id="520"/>
      <w:bookmarkStart w:name="_Toc426649533" w:id="521"/>
      <w:bookmarkStart w:name="_Toc1397323" w:id="522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r w:rsidRPr="2B312BDD" w:rsidR="00EB0B9D">
        <w:rPr>
          <w:rFonts w:ascii="Tahoma" w:hAnsi="Tahoma" w:eastAsia="Times New Roman" w:cs="Tahoma"/>
          <w:noProof/>
          <w:color w:val="auto"/>
          <w:sz w:val="22"/>
          <w:szCs w:val="22"/>
        </w:rPr>
        <w:t xml:space="preserve">   Interface Objects</w:t>
      </w:r>
      <w:bookmarkEnd w:id="520"/>
      <w:bookmarkEnd w:id="521"/>
      <w:bookmarkEnd w:id="522"/>
      <w:bookmarkStart w:name="_Toc1397373" w:id="759"/>
    </w:p>
    <w:p w:rsidR="00EB0B9D" w:rsidP="00F00CAC" w:rsidRDefault="00EB0B9D" w14:paraId="132127C4" w14:textId="77777777">
      <w:pPr>
        <w:keepNext/>
        <w:tabs>
          <w:tab w:val="left" w:pos="851"/>
        </w:tabs>
        <w:spacing w:before="120" w:after="0" w:line="360" w:lineRule="auto"/>
        <w:ind w:left="720"/>
        <w:jc w:val="both"/>
        <w:outlineLvl w:val="3"/>
      </w:pPr>
    </w:p>
    <w:p w:rsidR="00B83A8D" w:rsidP="00EB0B9D" w:rsidRDefault="00B83A8D" w14:paraId="269EDCAD" w14:textId="77777777"/>
    <w:p w:rsidR="0093563A" w:rsidP="00EB0B9D" w:rsidRDefault="0093563A" w14:paraId="40F08A37" w14:textId="77777777"/>
    <w:p w:rsidR="0093563A" w:rsidP="00EB0B9D" w:rsidRDefault="0093563A" w14:paraId="1C4B9B79" w14:textId="77777777"/>
    <w:p w:rsidR="0093563A" w:rsidP="00EB0B9D" w:rsidRDefault="0093563A" w14:paraId="373BE22D" w14:textId="77777777"/>
    <w:p w:rsidR="0093563A" w:rsidP="00EB0B9D" w:rsidRDefault="0093563A" w14:paraId="0C83C2E5" w14:textId="77777777"/>
    <w:p w:rsidR="0093563A" w:rsidP="00EB0B9D" w:rsidRDefault="0093563A" w14:paraId="5062F68E" w14:textId="77777777"/>
    <w:p w:rsidR="0093563A" w:rsidP="00EB0B9D" w:rsidRDefault="0093563A" w14:paraId="40EAD10D" w14:textId="77777777"/>
    <w:p w:rsidR="0093563A" w:rsidP="00EB0B9D" w:rsidRDefault="0093563A" w14:paraId="65B4D823" w14:textId="77777777"/>
    <w:p w:rsidR="0093563A" w:rsidP="00EB0B9D" w:rsidRDefault="0093563A" w14:paraId="2A523FE0" w14:textId="77777777"/>
    <w:p w:rsidR="0093563A" w:rsidP="00EB0B9D" w:rsidRDefault="0093563A" w14:paraId="50B13F42" w14:textId="77777777"/>
    <w:p w:rsidR="0093563A" w:rsidP="00EB0B9D" w:rsidRDefault="0093563A" w14:paraId="0BA5B288" w14:textId="77777777"/>
    <w:p w:rsidR="0093563A" w:rsidP="00EB0B9D" w:rsidRDefault="0093563A" w14:paraId="25940273" w14:textId="77777777"/>
    <w:p w:rsidR="0093563A" w:rsidP="00EB0B9D" w:rsidRDefault="0093563A" w14:paraId="2E16D225" w14:textId="77777777"/>
    <w:p w:rsidR="0093563A" w:rsidP="00EB0B9D" w:rsidRDefault="0093563A" w14:paraId="60970766" w14:textId="77777777"/>
    <w:p w:rsidR="2B312BDD" w:rsidRDefault="2B312BDD" w14:paraId="4CADAAA5" w14:textId="037513F8">
      <w:r>
        <w:br w:type="page"/>
      </w:r>
    </w:p>
    <w:p w:rsidR="0093563A" w:rsidP="00EB0B9D" w:rsidRDefault="0093563A" w14:paraId="337D617B" w14:textId="77777777"/>
    <w:p w:rsidR="00EB0B9D" w:rsidP="00272354" w:rsidRDefault="00EB0B9D" w14:paraId="0F177493" w14:textId="5B9B0A18">
      <w:pPr>
        <w:pStyle w:val="Heading1"/>
        <w:numPr>
          <w:ilvl w:val="0"/>
          <w:numId w:val="2"/>
        </w:numPr>
        <w:tabs>
          <w:tab w:val="left" w:pos="1080"/>
        </w:tabs>
        <w:suppressAutoHyphens/>
        <w:spacing w:before="0" w:after="240" w:line="240" w:lineRule="auto"/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C8DD6B3" wp14:editId="51AF1E48">
                <wp:simplePos x="0" y="0"/>
                <wp:positionH relativeFrom="margin">
                  <wp:align>left</wp:align>
                </wp:positionH>
                <wp:positionV relativeFrom="paragraph">
                  <wp:posOffset>-38735</wp:posOffset>
                </wp:positionV>
                <wp:extent cx="3352800" cy="285750"/>
                <wp:effectExtent l="0" t="0" r="0" b="0"/>
                <wp:wrapNone/>
                <wp:docPr id="14" name="Arrow: Pent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85750"/>
                        </a:xfrm>
                        <a:prstGeom prst="homePlat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087DEF7C">
              <v:shape id="Arrow: Pentagon 14" style="position:absolute;margin-left:0;margin-top:-3.05pt;width:264pt;height:22.5pt;z-index:-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4c6e7 [1300]" stroked="f" strokeweight="1pt" type="#_x0000_t15" adj="2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" w14:anchorId="68E8E602">
                <w10:wrap anchorx="margin"/>
              </v:shape>
            </w:pict>
          </mc:Fallback>
        </mc:AlternateContent>
      </w:r>
      <w:r>
        <w:rPr>
          <w:rFonts w:ascii="Tahoma" w:hAnsi="Tahoma" w:eastAsia="Times New Roman" w:cs="Tahoma"/>
          <w:bCs w:val="0"/>
          <w:caps/>
          <w:color w:val="000000"/>
          <w:sz w:val="26"/>
          <w:szCs w:val="26"/>
        </w:rPr>
        <w:t>Acronyms</w:t>
      </w:r>
      <w:bookmarkEnd w:id="759"/>
    </w:p>
    <w:tbl>
      <w:tblPr>
        <w:tblStyle w:val="LightList"/>
        <w:tblW w:w="0" w:type="auto"/>
        <w:tblInd w:w="108" w:type="dxa"/>
        <w:tblBorders>
          <w:insideH w:val="single" w:color="000000" w:themeColor="text1" w:sz="8" w:space="0"/>
          <w:insideV w:val="single" w:color="000000" w:themeColor="text1" w:sz="8" w:space="0"/>
        </w:tblBorders>
        <w:tblLook w:val="04A0" w:firstRow="1" w:lastRow="0" w:firstColumn="1" w:lastColumn="0" w:noHBand="0" w:noVBand="1"/>
      </w:tblPr>
      <w:tblGrid>
        <w:gridCol w:w="1586"/>
        <w:gridCol w:w="7312"/>
      </w:tblGrid>
      <w:tr w:rsidR="00EB0B9D" w:rsidTr="00EB0B9D" w14:paraId="27363C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8496B0" w:themeFill="text2" w:themeFillTint="99"/>
            <w:hideMark/>
          </w:tcPr>
          <w:p w:rsidR="00EB0B9D" w:rsidRDefault="00EB0B9D" w14:paraId="11DFF3A3" w14:textId="77777777">
            <w:pPr>
              <w:spacing w:before="0" w:beforeAutospacing="0" w:afterAutospacing="0"/>
              <w:jc w:val="center"/>
            </w:pPr>
            <w:r>
              <w:t>Acronym</w:t>
            </w:r>
          </w:p>
        </w:tc>
        <w:tc>
          <w:tcPr>
            <w:tcW w:w="7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8496B0" w:themeFill="text2" w:themeFillTint="99"/>
            <w:hideMark/>
          </w:tcPr>
          <w:p w:rsidR="00EB0B9D" w:rsidRDefault="00EB0B9D" w14:paraId="57926B96" w14:textId="77777777">
            <w:pPr>
              <w:spacing w:before="0" w:beforeAutospacing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Expansion</w:t>
            </w:r>
          </w:p>
        </w:tc>
      </w:tr>
      <w:tr w:rsidR="00EB0B9D" w:rsidTr="00EB0B9D" w14:paraId="45DEEC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right w:val="single" w:color="000000" w:themeColor="text1" w:sz="8" w:space="0"/>
            </w:tcBorders>
          </w:tcPr>
          <w:p w:rsidR="00EB0B9D" w:rsidRDefault="00EB0B9D" w14:paraId="66B22629" w14:textId="77777777"/>
        </w:tc>
        <w:tc>
          <w:tcPr>
            <w:tcW w:w="7740" w:type="dxa"/>
            <w:tcBorders>
              <w:left w:val="single" w:color="000000" w:themeColor="text1" w:sz="8" w:space="0"/>
            </w:tcBorders>
          </w:tcPr>
          <w:p w:rsidR="00EB0B9D" w:rsidRDefault="00EB0B9D" w14:paraId="5B6ED4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0B9D" w:rsidTr="00EB0B9D" w14:paraId="27A16D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="00EB0B9D" w:rsidRDefault="00EB0B9D" w14:paraId="141F8701" w14:textId="77777777"/>
        </w:tc>
        <w:tc>
          <w:tcPr>
            <w:tcW w:w="7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="00EB0B9D" w:rsidRDefault="00EB0B9D" w14:paraId="188B00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0B9D" w:rsidTr="00EB0B9D" w14:paraId="4EA2E9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right w:val="single" w:color="000000" w:themeColor="text1" w:sz="8" w:space="0"/>
            </w:tcBorders>
          </w:tcPr>
          <w:p w:rsidR="00EB0B9D" w:rsidRDefault="00EB0B9D" w14:paraId="7703003A" w14:textId="77777777"/>
        </w:tc>
        <w:tc>
          <w:tcPr>
            <w:tcW w:w="7740" w:type="dxa"/>
            <w:tcBorders>
              <w:left w:val="single" w:color="000000" w:themeColor="text1" w:sz="8" w:space="0"/>
            </w:tcBorders>
          </w:tcPr>
          <w:p w:rsidR="00EB0B9D" w:rsidRDefault="00EB0B9D" w14:paraId="492C96D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0B9D" w:rsidTr="00EB0B9D" w14:paraId="17B3DA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="00EB0B9D" w:rsidRDefault="00EB0B9D" w14:paraId="5AF4272C" w14:textId="77777777"/>
        </w:tc>
        <w:tc>
          <w:tcPr>
            <w:tcW w:w="7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="00EB0B9D" w:rsidRDefault="00EB0B9D" w14:paraId="638F9E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B0B9D" w:rsidTr="00EB0B9D" w14:paraId="73DB60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right w:val="single" w:color="000000" w:themeColor="text1" w:sz="8" w:space="0"/>
            </w:tcBorders>
          </w:tcPr>
          <w:p w:rsidR="00EB0B9D" w:rsidRDefault="00EB0B9D" w14:paraId="69BEE792" w14:textId="77777777"/>
        </w:tc>
        <w:tc>
          <w:tcPr>
            <w:tcW w:w="7740" w:type="dxa"/>
            <w:tcBorders>
              <w:left w:val="single" w:color="000000" w:themeColor="text1" w:sz="8" w:space="0"/>
            </w:tcBorders>
          </w:tcPr>
          <w:p w:rsidR="00EB0B9D" w:rsidRDefault="00EB0B9D" w14:paraId="5BC6C7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B0B9D" w:rsidTr="00EB0B9D" w14:paraId="51B7505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="00EB0B9D" w:rsidRDefault="00EB0B9D" w14:paraId="4215CCA9" w14:textId="77777777"/>
        </w:tc>
        <w:tc>
          <w:tcPr>
            <w:tcW w:w="7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</w:tcPr>
          <w:p w:rsidR="00EB0B9D" w:rsidRDefault="00EB0B9D" w14:paraId="59594B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B0B9D" w:rsidP="00EB0B9D" w:rsidRDefault="00EB0B9D" w14:paraId="0091957D" w14:textId="77777777">
      <w:pPr>
        <w:rPr>
          <w:rFonts w:eastAsia="Times New Roman" w:cs="Tahoma"/>
          <w:bCs/>
          <w:caps/>
          <w:color w:val="000000"/>
          <w:sz w:val="26"/>
          <w:szCs w:val="26"/>
        </w:rPr>
      </w:pPr>
      <w:bookmarkStart w:name="_Toc314831714" w:id="760"/>
    </w:p>
    <w:p w:rsidR="00EB0B9D" w:rsidP="00EB0B9D" w:rsidRDefault="00EB0B9D" w14:paraId="6C209042" w14:textId="77777777">
      <w:pPr>
        <w:rPr>
          <w:rFonts w:eastAsia="Times New Roman" w:cs="Tahoma"/>
          <w:bCs/>
          <w:caps/>
          <w:color w:val="000000"/>
          <w:sz w:val="26"/>
          <w:szCs w:val="26"/>
        </w:rPr>
      </w:pPr>
    </w:p>
    <w:p w:rsidR="00EB0B9D" w:rsidP="00EB0B9D" w:rsidRDefault="00EB0B9D" w14:paraId="384B287E" w14:textId="77777777">
      <w:pPr>
        <w:rPr>
          <w:rFonts w:eastAsia="Times New Roman" w:cs="Tahoma"/>
          <w:bCs/>
          <w:caps/>
          <w:color w:val="000000"/>
          <w:sz w:val="26"/>
          <w:szCs w:val="26"/>
        </w:rPr>
      </w:pPr>
    </w:p>
    <w:bookmarkEnd w:id="760"/>
    <w:p w:rsidR="00EB0B9D" w:rsidP="00EB0B9D" w:rsidRDefault="00EB0B9D" w14:paraId="365D3A2C" w14:textId="77777777">
      <w:pPr>
        <w:rPr>
          <w:rFonts w:eastAsia="Times New Roman" w:cs="Tahoma"/>
          <w:b/>
          <w:caps/>
          <w:color w:val="000000"/>
          <w:sz w:val="26"/>
          <w:szCs w:val="26"/>
        </w:rPr>
      </w:pPr>
    </w:p>
    <w:p w:rsidR="00EB0B9D" w:rsidP="00EB0B9D" w:rsidRDefault="00EB0B9D" w14:paraId="318D8001" w14:textId="77777777"/>
    <w:p w:rsidR="00400A3A" w:rsidRDefault="00400A3A" w14:paraId="7A9E2B04" w14:textId="77777777"/>
    <w:sectPr w:rsidR="00400A3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Bk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tDq9Jts9RsBhQ" int2:id="V0qUsRJE">
      <int2:state int2:type="AugLoop_Text_Critique" int2:value="Rejected"/>
    </int2:textHash>
    <int2:textHash int2:hashCode="oNaaXNBK9XGHbp" int2:id="GrplefvU">
      <int2:state int2:type="AugLoop_Text_Critique" int2:value="Rejected"/>
    </int2:textHash>
    <int2:textHash int2:hashCode="qb2jM7PjvWhbYt" int2:id="wJL6TKjE">
      <int2:state int2:type="AugLoop_Text_Critique" int2:value="Rejected"/>
    </int2:textHash>
    <int2:textHash int2:hashCode="Bdl+bpg0zPBjxV" int2:id="LsmmLmdj">
      <int2:state int2:type="AugLoop_Text_Critique" int2:value="Rejected"/>
    </int2:textHash>
    <int2:textHash int2:hashCode="aNxBhNkKjXG6LK" int2:id="FRpm4Rus">
      <int2:state int2:type="AugLoop_Text_Critique" int2:value="Rejected"/>
    </int2:textHash>
    <int2:bookmark int2:bookmarkName="_Int_wmx9Iyne" int2:invalidationBookmarkName="" int2:hashCode="NP44XH/cuoNG9m" int2:id="CixVXaQT">
      <int2:state int2:type="AugLoop_Text_Critique" int2:value="Rejected"/>
    </int2:bookmark>
    <int2:bookmark int2:bookmarkName="_Int_1VzOOXTn" int2:invalidationBookmarkName="" int2:hashCode="W9zTwNTSSuPnGz" int2:id="BePKcKGT">
      <int2:state int2:type="AugLoop_Text_Critique" int2:value="Rejected"/>
    </int2:bookmark>
    <int2:bookmark int2:bookmarkName="_Int_Q4ztUqNp" int2:invalidationBookmarkName="" int2:hashCode="X1Ste/eL/GRHBu" int2:id="UHGWGXmH">
      <int2:state int2:type="AugLoop_Text_Critique" int2:value="Rejected"/>
    </int2:bookmark>
    <int2:bookmark int2:bookmarkName="_Int_r8PaEd6O" int2:invalidationBookmarkName="" int2:hashCode="B5vDtqWdmVzoak" int2:id="eyDs6cGe">
      <int2:state int2:type="AugLoop_Text_Critique" int2:value="Rejected"/>
    </int2:bookmark>
    <int2:bookmark int2:bookmarkName="_Int_yD4Iitfy" int2:invalidationBookmarkName="" int2:hashCode="GSpWdZ02RUzAuM" int2:id="I8K1o6Gv">
      <int2:state int2:type="AugLoop_Text_Critique" int2:value="Rejected"/>
    </int2:bookmark>
    <int2:bookmark int2:bookmarkName="_Int_nq7yfVUN" int2:invalidationBookmarkName="" int2:hashCode="GnfUFiJMu+d6Q5" int2:id="G38F584m">
      <int2:state int2:type="AugLoop_Text_Critique" int2:value="Rejected"/>
    </int2:bookmark>
    <int2:bookmark int2:bookmarkName="_Int_EUYB0Xam" int2:invalidationBookmarkName="" int2:hashCode="f1OmjTJDRvyEV6" int2:id="B3Zi5BA0">
      <int2:state int2:type="AugLoop_Text_Critique" int2:value="Rejected"/>
    </int2:bookmark>
    <int2:bookmark int2:bookmarkName="_Int_1SfSiNRE" int2:invalidationBookmarkName="" int2:hashCode="LDoO9u9DFubl0c" int2:id="3k9ActYB">
      <int2:state int2:type="AugLoop_Text_Critique" int2:value="Rejected"/>
    </int2:bookmark>
    <int2:bookmark int2:bookmarkName="_Int_bOik9uPM" int2:invalidationBookmarkName="" int2:hashCode="GSpWdZ02RUzAuM" int2:id="E3iLfeaf">
      <int2:state int2:type="AugLoop_Text_Critique" int2:value="Rejected"/>
    </int2:bookmark>
    <int2:bookmark int2:bookmarkName="_Int_RLDWhsqa" int2:invalidationBookmarkName="" int2:hashCode="ddiAc996mab15A" int2:id="8GziVvPE">
      <int2:state int2:type="AugLoop_Text_Critique" int2:value="Rejected"/>
    </int2:bookmark>
    <int2:bookmark int2:bookmarkName="_Int_n5SPzAzm" int2:invalidationBookmarkName="" int2:hashCode="lp4Ob3+GdTFWtd" int2:id="eiFHbdbM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F5F0D"/>
    <w:multiLevelType w:val="multilevel"/>
    <w:tmpl w:val="8276918C"/>
    <w:lvl w:ilvl="0">
      <w:start w:val="1"/>
      <w:numFmt w:val="bullet"/>
      <w:lvlText w:val=""/>
      <w:lvlJc w:val="left"/>
      <w:pPr>
        <w:tabs>
          <w:tab w:val="num" w:pos="522"/>
        </w:tabs>
        <w:ind w:left="522" w:hanging="432"/>
      </w:pPr>
      <w:rPr>
        <w:rFonts w:hint="default" w:ascii="Symbol" w:hAnsi="Symbol"/>
        <w:color w:val="auto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 w:ascii="Tahoma" w:hAnsi="Tahoma" w:cs="Tahoma"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432" w:hanging="432"/>
      </w:pPr>
      <w:rPr>
        <w:rFonts w:hint="default" w:ascii="Tahoma" w:hAnsi="Tahoma" w:cs="Tahoma"/>
        <w:b/>
        <w:i w:val="0"/>
        <w:color w:val="auto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i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8134475"/>
    <w:multiLevelType w:val="hybridMultilevel"/>
    <w:tmpl w:val="E9725690"/>
    <w:lvl w:ilvl="0" w:tplc="40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2" w15:restartNumberingAfterBreak="0">
    <w:nsid w:val="27C978F3"/>
    <w:multiLevelType w:val="multilevel"/>
    <w:tmpl w:val="ABEE78E2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96" w:hanging="720"/>
      </w:pPr>
    </w:lvl>
    <w:lvl w:ilvl="2">
      <w:start w:val="1"/>
      <w:numFmt w:val="decimal"/>
      <w:lvlText w:val="%1.%2.%3"/>
      <w:lvlJc w:val="left"/>
      <w:pPr>
        <w:ind w:left="1872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808" w:hanging="1080"/>
      </w:pPr>
    </w:lvl>
    <w:lvl w:ilvl="4">
      <w:start w:val="1"/>
      <w:numFmt w:val="decimal"/>
      <w:lvlText w:val="%1.%2.%3.%4.%5"/>
      <w:lvlJc w:val="left"/>
      <w:pPr>
        <w:ind w:left="3384" w:hanging="1080"/>
      </w:pPr>
    </w:lvl>
    <w:lvl w:ilvl="5">
      <w:start w:val="1"/>
      <w:numFmt w:val="decimal"/>
      <w:lvlText w:val="%1.%2.%3.%4.%5.%6"/>
      <w:lvlJc w:val="left"/>
      <w:pPr>
        <w:ind w:left="4320" w:hanging="1440"/>
      </w:pPr>
    </w:lvl>
    <w:lvl w:ilvl="6">
      <w:start w:val="1"/>
      <w:numFmt w:val="decimal"/>
      <w:lvlText w:val="%1.%2.%3.%4.%5.%6.%7"/>
      <w:lvlJc w:val="left"/>
      <w:pPr>
        <w:ind w:left="5256" w:hanging="1800"/>
      </w:pPr>
    </w:lvl>
    <w:lvl w:ilvl="7">
      <w:start w:val="1"/>
      <w:numFmt w:val="decimal"/>
      <w:lvlText w:val="%1.%2.%3.%4.%5.%6.%7.%8"/>
      <w:lvlJc w:val="left"/>
      <w:pPr>
        <w:ind w:left="5832" w:hanging="1800"/>
      </w:pPr>
    </w:lvl>
    <w:lvl w:ilvl="8">
      <w:start w:val="1"/>
      <w:numFmt w:val="decimal"/>
      <w:lvlText w:val="%1.%2.%3.%4.%5.%6.%7.%8.%9"/>
      <w:lvlJc w:val="left"/>
      <w:pPr>
        <w:ind w:left="6768" w:hanging="2160"/>
      </w:pPr>
    </w:lvl>
  </w:abstractNum>
  <w:abstractNum w:abstractNumId="3" w15:restartNumberingAfterBreak="0">
    <w:nsid w:val="2E536ACC"/>
    <w:multiLevelType w:val="multilevel"/>
    <w:tmpl w:val="4C908106"/>
    <w:lvl w:ilvl="0">
      <w:start w:val="7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056" w:hanging="480"/>
      </w:pPr>
    </w:lvl>
    <w:lvl w:ilvl="2">
      <w:start w:val="1"/>
      <w:numFmt w:val="decimal"/>
      <w:lvlText w:val="%1.%2.%3"/>
      <w:lvlJc w:val="left"/>
      <w:pPr>
        <w:ind w:left="1872" w:hanging="720"/>
      </w:pPr>
    </w:lvl>
    <w:lvl w:ilvl="3">
      <w:start w:val="1"/>
      <w:numFmt w:val="decimal"/>
      <w:lvlText w:val="%1.%2.%3.%4"/>
      <w:lvlJc w:val="left"/>
      <w:pPr>
        <w:ind w:left="2808" w:hanging="1080"/>
      </w:pPr>
    </w:lvl>
    <w:lvl w:ilvl="4">
      <w:start w:val="1"/>
      <w:numFmt w:val="decimal"/>
      <w:lvlText w:val="%1.%2.%3.%4.%5"/>
      <w:lvlJc w:val="left"/>
      <w:pPr>
        <w:ind w:left="3384" w:hanging="1080"/>
      </w:pPr>
    </w:lvl>
    <w:lvl w:ilvl="5">
      <w:start w:val="1"/>
      <w:numFmt w:val="decimal"/>
      <w:lvlText w:val="%1.%2.%3.%4.%5.%6"/>
      <w:lvlJc w:val="left"/>
      <w:pPr>
        <w:ind w:left="4320" w:hanging="1440"/>
      </w:pPr>
    </w:lvl>
    <w:lvl w:ilvl="6">
      <w:start w:val="1"/>
      <w:numFmt w:val="decimal"/>
      <w:lvlText w:val="%1.%2.%3.%4.%5.%6.%7"/>
      <w:lvlJc w:val="left"/>
      <w:pPr>
        <w:ind w:left="4896" w:hanging="1440"/>
      </w:pPr>
    </w:lvl>
    <w:lvl w:ilvl="7">
      <w:start w:val="1"/>
      <w:numFmt w:val="decimal"/>
      <w:lvlText w:val="%1.%2.%3.%4.%5.%6.%7.%8"/>
      <w:lvlJc w:val="left"/>
      <w:pPr>
        <w:ind w:left="5832" w:hanging="1800"/>
      </w:pPr>
    </w:lvl>
    <w:lvl w:ilvl="8">
      <w:start w:val="1"/>
      <w:numFmt w:val="decimal"/>
      <w:lvlText w:val="%1.%2.%3.%4.%5.%6.%7.%8.%9"/>
      <w:lvlJc w:val="left"/>
      <w:pPr>
        <w:ind w:left="6408" w:hanging="1800"/>
      </w:pPr>
    </w:lvl>
  </w:abstractNum>
  <w:abstractNum w:abstractNumId="4" w15:restartNumberingAfterBreak="0">
    <w:nsid w:val="32BB5FC6"/>
    <w:multiLevelType w:val="multilevel"/>
    <w:tmpl w:val="504C0B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03607C2"/>
    <w:multiLevelType w:val="multilevel"/>
    <w:tmpl w:val="8276918C"/>
    <w:lvl w:ilvl="0">
      <w:numFmt w:val="decimal"/>
      <w:lvlText w:val=""/>
      <w:lvlJc w:val="left"/>
      <w:pPr>
        <w:tabs>
          <w:tab w:val="num" w:pos="522"/>
        </w:tabs>
        <w:ind w:left="522" w:hanging="432"/>
      </w:pPr>
      <w:rPr>
        <w:rFonts w:hint="default" w:ascii="Symbol" w:hAnsi="Symbol"/>
        <w:color w:val="auto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 w:ascii="Tahoma" w:hAnsi="Tahoma" w:cs="Tahoma"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432" w:hanging="432"/>
      </w:pPr>
      <w:rPr>
        <w:rFonts w:hint="default" w:ascii="Tahoma" w:hAnsi="Tahoma" w:cs="Tahoma"/>
        <w:b/>
        <w:i w:val="0"/>
        <w:color w:val="auto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i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63332C"/>
    <w:multiLevelType w:val="hybridMultilevel"/>
    <w:tmpl w:val="B734C5DC"/>
    <w:lvl w:ilvl="0" w:tplc="08090003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7" w15:restartNumberingAfterBreak="0">
    <w:nsid w:val="632C4ADC"/>
    <w:multiLevelType w:val="multilevel"/>
    <w:tmpl w:val="CA92D7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5EB43C7"/>
    <w:multiLevelType w:val="hybridMultilevel"/>
    <w:tmpl w:val="BF2EDC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8F4350B"/>
    <w:multiLevelType w:val="multilevel"/>
    <w:tmpl w:val="BD54CC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DE24199"/>
    <w:multiLevelType w:val="multilevel"/>
    <w:tmpl w:val="BAF6DEAE"/>
    <w:lvl w:ilvl="0">
      <w:start w:val="1"/>
      <w:numFmt w:val="decimal"/>
      <w:lvlText w:val="%1."/>
      <w:lvlJc w:val="left"/>
      <w:pPr>
        <w:tabs>
          <w:tab w:val="num" w:pos="522"/>
        </w:tabs>
        <w:ind w:left="522" w:hanging="432"/>
      </w:pPr>
      <w:rPr>
        <w:color w:val="auto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 w:ascii="Tahoma" w:hAnsi="Tahoma" w:cs="Tahoma"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432" w:hanging="432"/>
      </w:pPr>
      <w:rPr>
        <w:rFonts w:hint="default" w:ascii="Tahoma" w:hAnsi="Tahoma" w:cs="Tahoma"/>
        <w:b/>
        <w:i w:val="0"/>
        <w:color w:val="auto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i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0"/>
  </w:num>
  <w:num w:numId="2">
    <w:abstractNumId w:val="10"/>
  </w:num>
  <w:num w:numId="3">
    <w:abstractNumId w:val="7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5"/>
  </w:num>
  <w:num w:numId="7">
    <w:abstractNumId w:val="9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6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3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aik, Shivani Vilas">
    <w15:presenceInfo w15:providerId="AD" w15:userId="S::shivani-vilas.naik@capgemini.com::e7ce9d1c-3fb7-4f7d-82aa-74b392773756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B9D"/>
    <w:rsid w:val="00004ED1"/>
    <w:rsid w:val="00006489"/>
    <w:rsid w:val="00063181"/>
    <w:rsid w:val="000A1971"/>
    <w:rsid w:val="000B3C56"/>
    <w:rsid w:val="000B4C9C"/>
    <w:rsid w:val="000D5377"/>
    <w:rsid w:val="0010795E"/>
    <w:rsid w:val="00145ABE"/>
    <w:rsid w:val="00196858"/>
    <w:rsid w:val="001A05B9"/>
    <w:rsid w:val="001B46AF"/>
    <w:rsid w:val="001C517C"/>
    <w:rsid w:val="002056F5"/>
    <w:rsid w:val="00213837"/>
    <w:rsid w:val="002540FD"/>
    <w:rsid w:val="00272354"/>
    <w:rsid w:val="002B11CE"/>
    <w:rsid w:val="00314917"/>
    <w:rsid w:val="00332F63"/>
    <w:rsid w:val="00341F73"/>
    <w:rsid w:val="00343C31"/>
    <w:rsid w:val="003E6C26"/>
    <w:rsid w:val="00400A3A"/>
    <w:rsid w:val="004136F6"/>
    <w:rsid w:val="004172A2"/>
    <w:rsid w:val="00451815"/>
    <w:rsid w:val="004966EB"/>
    <w:rsid w:val="004C10E3"/>
    <w:rsid w:val="004C65F5"/>
    <w:rsid w:val="004E29BC"/>
    <w:rsid w:val="004E7591"/>
    <w:rsid w:val="0050247C"/>
    <w:rsid w:val="00545D7D"/>
    <w:rsid w:val="005533CE"/>
    <w:rsid w:val="005622E2"/>
    <w:rsid w:val="00590DA8"/>
    <w:rsid w:val="005A0204"/>
    <w:rsid w:val="005B531E"/>
    <w:rsid w:val="005E56C7"/>
    <w:rsid w:val="005F0AC6"/>
    <w:rsid w:val="005F25C1"/>
    <w:rsid w:val="006369BC"/>
    <w:rsid w:val="006B0076"/>
    <w:rsid w:val="006F173C"/>
    <w:rsid w:val="0076289C"/>
    <w:rsid w:val="00763935"/>
    <w:rsid w:val="00800774"/>
    <w:rsid w:val="008111DE"/>
    <w:rsid w:val="00817055"/>
    <w:rsid w:val="00823245"/>
    <w:rsid w:val="0084353B"/>
    <w:rsid w:val="00844354"/>
    <w:rsid w:val="00846BE1"/>
    <w:rsid w:val="00855BDA"/>
    <w:rsid w:val="00880917"/>
    <w:rsid w:val="00882EE6"/>
    <w:rsid w:val="008E7611"/>
    <w:rsid w:val="008F672A"/>
    <w:rsid w:val="00900D08"/>
    <w:rsid w:val="009077DA"/>
    <w:rsid w:val="0093563A"/>
    <w:rsid w:val="009A75EE"/>
    <w:rsid w:val="009B0750"/>
    <w:rsid w:val="009D05FC"/>
    <w:rsid w:val="009D7211"/>
    <w:rsid w:val="00A1121C"/>
    <w:rsid w:val="00A466F5"/>
    <w:rsid w:val="00A90748"/>
    <w:rsid w:val="00AA1553"/>
    <w:rsid w:val="00AC07CC"/>
    <w:rsid w:val="00AD1646"/>
    <w:rsid w:val="00AF7ECE"/>
    <w:rsid w:val="00B06956"/>
    <w:rsid w:val="00B137E6"/>
    <w:rsid w:val="00B83A8D"/>
    <w:rsid w:val="00B90361"/>
    <w:rsid w:val="00BD1D5F"/>
    <w:rsid w:val="00C506C5"/>
    <w:rsid w:val="00C54535"/>
    <w:rsid w:val="00C97D70"/>
    <w:rsid w:val="00CE377B"/>
    <w:rsid w:val="00CF2170"/>
    <w:rsid w:val="00D86CBB"/>
    <w:rsid w:val="00DD69B0"/>
    <w:rsid w:val="00E03804"/>
    <w:rsid w:val="00E05927"/>
    <w:rsid w:val="00E70CE9"/>
    <w:rsid w:val="00E74CAA"/>
    <w:rsid w:val="00E83C63"/>
    <w:rsid w:val="00EB0B9D"/>
    <w:rsid w:val="00EF66F5"/>
    <w:rsid w:val="00F00CAC"/>
    <w:rsid w:val="00F27AC6"/>
    <w:rsid w:val="00F35DF7"/>
    <w:rsid w:val="00F57380"/>
    <w:rsid w:val="00F81726"/>
    <w:rsid w:val="00FB0B22"/>
    <w:rsid w:val="035FE037"/>
    <w:rsid w:val="0794AEAA"/>
    <w:rsid w:val="083FA38C"/>
    <w:rsid w:val="0D220A78"/>
    <w:rsid w:val="0F39C820"/>
    <w:rsid w:val="1A84FFC5"/>
    <w:rsid w:val="202B1DF8"/>
    <w:rsid w:val="202B1DF8"/>
    <w:rsid w:val="228B0687"/>
    <w:rsid w:val="233E1365"/>
    <w:rsid w:val="299625C5"/>
    <w:rsid w:val="2B312BDD"/>
    <w:rsid w:val="37EC8F7A"/>
    <w:rsid w:val="38FFE300"/>
    <w:rsid w:val="407DBCC6"/>
    <w:rsid w:val="4ACA7EA0"/>
    <w:rsid w:val="4DD8DD83"/>
    <w:rsid w:val="50A6996E"/>
    <w:rsid w:val="53AB77BE"/>
    <w:rsid w:val="566D727D"/>
    <w:rsid w:val="5D86870C"/>
    <w:rsid w:val="5FBB3150"/>
    <w:rsid w:val="63F217CF"/>
    <w:rsid w:val="7157F380"/>
    <w:rsid w:val="78CE22A6"/>
    <w:rsid w:val="7A7ED7A4"/>
    <w:rsid w:val="7AD11267"/>
    <w:rsid w:val="7E94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47C19A0"/>
  <w15:chartTrackingRefBased/>
  <w15:docId w15:val="{68C8F836-1B78-4D46-B947-A31177B796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B0B9D"/>
    <w:pPr>
      <w:spacing w:after="200" w:line="276" w:lineRule="auto"/>
    </w:pPr>
    <w:rPr>
      <w:rFonts w:ascii="Tahoma" w:hAnsi="Tahoma"/>
      <w:sz w:val="20"/>
      <w:lang w:val="en-US"/>
    </w:rPr>
  </w:style>
  <w:style w:type="paragraph" w:styleId="Heading1">
    <w:name w:val="heading 1"/>
    <w:aliases w:val="Heading 2 - IBP,PB,H1,h1,1st level,1,PB1,H11,h11,1st level1,11,PB2,H12,h12,1st level2,12,PB3,H13,h13,1st level3,13,PB4,H14,h14,1st level4,14,PB5,H15,h15,1st level5,15,ghost,g,1 ghost,Ghost,Heading1"/>
    <w:basedOn w:val="Normal"/>
    <w:next w:val="Normal"/>
    <w:link w:val="Heading1Char"/>
    <w:qFormat/>
    <w:rsid w:val="00EB0B9D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aliases w:val="h2,2nd level,H2,level 21,h21,2nd level1,H21,heading 22,h22,2nd level2,H22,level 23,h23,2nd level3,H23,level 24,h24,2nd level4,H24,level 25,h25,2nd level5,H25,headline,h,2 headline,l2,Header 2,ITT t2,PA Major Section,Livello 2,R2,I2,título 2"/>
    <w:basedOn w:val="Normal"/>
    <w:next w:val="Normal"/>
    <w:link w:val="Heading2Char"/>
    <w:unhideWhenUsed/>
    <w:qFormat/>
    <w:rsid w:val="00EB0B9D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9D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9D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9D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9D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9D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9D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9D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Heading 2 - IBP Char,PB Char,H1 Char,h1 Char,1st level Char,1 Char,PB1 Char,H11 Char,h11 Char,1st level1 Char,11 Char,PB2 Char,H12 Char,h12 Char,1st level2 Char,12 Char,PB3 Char,H13 Char,h13 Char,1st level3 Char,13 Char,PB4 Char,H14 Char"/>
    <w:basedOn w:val="DefaultParagraphFont"/>
    <w:link w:val="Heading1"/>
    <w:rsid w:val="00EB0B9D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val="en-US"/>
    </w:rPr>
  </w:style>
  <w:style w:type="character" w:styleId="Heading2Char" w:customStyle="1">
    <w:name w:val="Heading 2 Char"/>
    <w:aliases w:val="h2 Char,2nd level Char,H2 Char,level 21 Char,h21 Char,2nd level1 Char,H21 Char,heading 22 Char,h22 Char,2nd level2 Char,H22 Char,level 23 Char,h23 Char,2nd level3 Char,H23 Char,level 24 Char,h24 Char,2nd level4 Char,H24 Char,level 25 Char"/>
    <w:basedOn w:val="DefaultParagraphFont"/>
    <w:link w:val="Heading2"/>
    <w:rsid w:val="00EB0B9D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B0B9D"/>
    <w:rPr>
      <w:rFonts w:asciiTheme="majorHAnsi" w:hAnsiTheme="majorHAnsi" w:eastAsiaTheme="majorEastAsia" w:cstheme="majorBidi"/>
      <w:b/>
      <w:bCs/>
      <w:color w:val="4472C4" w:themeColor="accent1"/>
      <w:sz w:val="20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0B9D"/>
    <w:rPr>
      <w:rFonts w:asciiTheme="majorHAnsi" w:hAnsiTheme="majorHAnsi" w:eastAsiaTheme="majorEastAsia" w:cstheme="majorBidi"/>
      <w:b/>
      <w:bCs/>
      <w:i/>
      <w:iCs/>
      <w:color w:val="4472C4" w:themeColor="accent1"/>
      <w:sz w:val="20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0B9D"/>
    <w:rPr>
      <w:rFonts w:asciiTheme="majorHAnsi" w:hAnsiTheme="majorHAnsi" w:eastAsiaTheme="majorEastAsia" w:cstheme="majorBidi"/>
      <w:color w:val="1F3763" w:themeColor="accent1" w:themeShade="7F"/>
      <w:sz w:val="20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0B9D"/>
    <w:rPr>
      <w:rFonts w:asciiTheme="majorHAnsi" w:hAnsiTheme="majorHAnsi" w:eastAsiaTheme="majorEastAsia" w:cstheme="majorBidi"/>
      <w:i/>
      <w:iCs/>
      <w:color w:val="1F3763" w:themeColor="accent1" w:themeShade="7F"/>
      <w:sz w:val="20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0B9D"/>
    <w:rPr>
      <w:rFonts w:asciiTheme="majorHAnsi" w:hAnsiTheme="majorHAnsi" w:eastAsiaTheme="majorEastAsia" w:cstheme="majorBidi"/>
      <w:i/>
      <w:iCs/>
      <w:color w:val="404040" w:themeColor="text1" w:themeTint="BF"/>
      <w:sz w:val="20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0B9D"/>
    <w:rPr>
      <w:rFonts w:asciiTheme="majorHAnsi" w:hAnsiTheme="majorHAnsi" w:eastAsiaTheme="majorEastAsia" w:cstheme="majorBidi"/>
      <w:color w:val="404040" w:themeColor="text1" w:themeTint="BF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0B9D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B0B9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0B9D"/>
    <w:rPr>
      <w:color w:val="954F72" w:themeColor="followedHyperlink"/>
      <w:u w:val="single"/>
    </w:rPr>
  </w:style>
  <w:style w:type="character" w:styleId="Heading1Char1" w:customStyle="1">
    <w:name w:val="Heading 1 Char1"/>
    <w:aliases w:val="Heading 2 - IBP Char1,PB Char1,H1 Char1,h1 Char1,1st level Char1,1 Char1,PB1 Char1,H11 Char1,h11 Char1,1st level1 Char1,11 Char1,PB2 Char1,H12 Char1,h12 Char1,1st level2 Char1,12 Char1,PB3 Char1,H13 Char1,h13 Char1,1st level3 Char1"/>
    <w:basedOn w:val="DefaultParagraphFont"/>
    <w:rsid w:val="00EB0B9D"/>
    <w:rPr>
      <w:rFonts w:hint="default" w:asciiTheme="majorHAnsi" w:hAnsiTheme="majorHAnsi" w:eastAsiaTheme="majorEastAsia" w:cstheme="majorBidi"/>
      <w:color w:val="2F5496" w:themeColor="accent1" w:themeShade="BF"/>
      <w:sz w:val="32"/>
      <w:szCs w:val="32"/>
      <w:lang w:val="en-US"/>
    </w:rPr>
  </w:style>
  <w:style w:type="character" w:styleId="Heading2Char1" w:customStyle="1">
    <w:name w:val="Heading 2 Char1"/>
    <w:aliases w:val="h2 Char1,2nd level Char1,H2 Char1,level 21 Char1,h21 Char1,2nd level1 Char1,H21 Char1,heading 22 Char1,h22 Char1,2nd level2 Char1,H22 Char1,level 23 Char1,h23 Char1,2nd level3 Char1,H23 Char1,level 24 Char1,h24 Char1,2nd level4 Char1"/>
    <w:basedOn w:val="DefaultParagraphFont"/>
    <w:semiHidden/>
    <w:rsid w:val="00EB0B9D"/>
    <w:rPr>
      <w:rFonts w:hint="default" w:asciiTheme="majorHAnsi" w:hAnsiTheme="majorHAnsi" w:eastAsiaTheme="majorEastAsia" w:cstheme="majorBidi"/>
      <w:color w:val="2F5496" w:themeColor="accent1" w:themeShade="BF"/>
      <w:sz w:val="26"/>
      <w:szCs w:val="26"/>
      <w:lang w:val="en-US"/>
    </w:rPr>
  </w:style>
  <w:style w:type="paragraph" w:styleId="msonormal0" w:customStyle="1">
    <w:name w:val="msonormal"/>
    <w:basedOn w:val="Normal"/>
    <w:uiPriority w:val="99"/>
    <w:semiHidden/>
    <w:rsid w:val="00EB0B9D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0B9D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B0B9D"/>
    <w:pPr>
      <w:spacing w:before="120" w:after="120"/>
    </w:pPr>
    <w:rPr>
      <w:rFonts w:asciiTheme="minorHAnsi" w:hAnsiTheme="minorHAnsi" w:cs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B0B9D"/>
    <w:pPr>
      <w:spacing w:after="0"/>
      <w:ind w:left="200"/>
    </w:pPr>
    <w:rPr>
      <w:rFonts w:asciiTheme="minorHAnsi" w:hAnsiTheme="minorHAnsi" w:cs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B0B9D"/>
    <w:pPr>
      <w:spacing w:after="0"/>
      <w:ind w:left="400"/>
    </w:pPr>
    <w:rPr>
      <w:rFonts w:asciiTheme="minorHAnsi" w:hAnsiTheme="minorHAnsi" w:cs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B0B9D"/>
    <w:pPr>
      <w:spacing w:after="0"/>
      <w:ind w:left="60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B0B9D"/>
    <w:pPr>
      <w:spacing w:after="0"/>
      <w:ind w:left="80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B0B9D"/>
    <w:pPr>
      <w:spacing w:after="0"/>
      <w:ind w:left="10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B0B9D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B0B9D"/>
    <w:pPr>
      <w:spacing w:after="0"/>
      <w:ind w:left="140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B0B9D"/>
    <w:pPr>
      <w:spacing w:after="0"/>
      <w:ind w:left="1600"/>
    </w:pPr>
    <w:rPr>
      <w:rFonts w:asciiTheme="minorHAnsi" w:hAnsiTheme="minorHAnsi" w:cstheme="minorHAns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0B9D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B0B9D"/>
    <w:rPr>
      <w:rFonts w:ascii="Tahoma" w:hAnsi="Tahoma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EB0B9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EB0B9D"/>
    <w:rPr>
      <w:rFonts w:ascii="Tahoma" w:hAnsi="Tahoma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EB0B9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B0B9D"/>
    <w:rPr>
      <w:rFonts w:ascii="Tahoma" w:hAnsi="Tahoma"/>
      <w:sz w:val="20"/>
      <w:lang w:val="en-US"/>
    </w:rPr>
  </w:style>
  <w:style w:type="paragraph" w:styleId="EnvelopeAddress">
    <w:name w:val="envelope address"/>
    <w:basedOn w:val="Normal"/>
    <w:uiPriority w:val="99"/>
    <w:semiHidden/>
    <w:unhideWhenUsed/>
    <w:rsid w:val="00EB0B9D"/>
    <w:pPr>
      <w:framePr w:w="7920" w:h="1980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B0B9D"/>
    <w:pPr>
      <w:spacing w:after="0" w:line="240" w:lineRule="auto"/>
    </w:pPr>
    <w:rPr>
      <w:rFonts w:eastAsiaTheme="majorEastAsia" w:cstheme="majorBidi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B0B9D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EB0B9D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9D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EB0B9D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B9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B0B9D"/>
    <w:rPr>
      <w:rFonts w:ascii="Tahoma" w:hAnsi="Tahoma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0B9D"/>
    <w:pPr>
      <w:spacing w:after="0" w:line="240" w:lineRule="auto"/>
    </w:pPr>
    <w:rPr>
      <w:rFonts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B0B9D"/>
    <w:rPr>
      <w:rFonts w:ascii="Tahoma" w:hAnsi="Tahoma" w:cs="Tahoma"/>
      <w:sz w:val="16"/>
      <w:szCs w:val="16"/>
      <w:lang w:val="en-US"/>
    </w:rPr>
  </w:style>
  <w:style w:type="paragraph" w:styleId="Revision">
    <w:name w:val="Revision"/>
    <w:uiPriority w:val="99"/>
    <w:semiHidden/>
    <w:rsid w:val="00EB0B9D"/>
    <w:pPr>
      <w:spacing w:after="0" w:line="240" w:lineRule="auto"/>
    </w:pPr>
    <w:rPr>
      <w:rFonts w:ascii="Tahoma" w:hAnsi="Tahoma"/>
      <w:sz w:val="20"/>
      <w:lang w:val="en-US"/>
    </w:rPr>
  </w:style>
  <w:style w:type="character" w:styleId="ListParagraphChar" w:customStyle="1">
    <w:name w:val="List Paragraph Char"/>
    <w:aliases w:val="Step Char,Figure_name Char,Bullet- First level Char,List Paragraph1 Char,Listenabsatz1 Char,lp1 Char,Q - List Paragraph Char,Numbered Indented Text Char,TOC style Char,List NUmber Char,Style 2 Char,List Paragraph Char Char Char"/>
    <w:basedOn w:val="DefaultParagraphFont"/>
    <w:link w:val="ListParagraph"/>
    <w:uiPriority w:val="34"/>
    <w:locked/>
    <w:rsid w:val="00EB0B9D"/>
    <w:rPr>
      <w:rFonts w:ascii="Tahoma" w:hAnsi="Tahoma" w:cs="Tahoma"/>
      <w:sz w:val="20"/>
      <w:lang w:val="en-US"/>
    </w:rPr>
  </w:style>
  <w:style w:type="paragraph" w:styleId="ListParagraph">
    <w:name w:val="List Paragraph"/>
    <w:aliases w:val="Step,Figure_name,Bullet- First level,List Paragraph1,Listenabsatz1,lp1,Q - List Paragraph,Numbered Indented Text,TOC style,List NUmber,Style 2,List Paragraph Char Char,b1,b1 + Justified,Bullet 11,b1 + Justified1,Bullet 111,List Number1"/>
    <w:basedOn w:val="Normal"/>
    <w:link w:val="ListParagraphChar"/>
    <w:uiPriority w:val="34"/>
    <w:qFormat/>
    <w:rsid w:val="00EB0B9D"/>
    <w:pPr>
      <w:ind w:left="720"/>
      <w:contextualSpacing/>
    </w:pPr>
    <w:rPr>
      <w:rFonts w:cs="Tahoma"/>
    </w:rPr>
  </w:style>
  <w:style w:type="paragraph" w:styleId="FooterOdd" w:customStyle="1">
    <w:name w:val="Footer Odd"/>
    <w:basedOn w:val="Normal"/>
    <w:uiPriority w:val="99"/>
    <w:semiHidden/>
    <w:qFormat/>
    <w:rsid w:val="00EB0B9D"/>
    <w:pPr>
      <w:pBdr>
        <w:top w:val="single" w:color="4472C4" w:themeColor="accent1" w:sz="4" w:space="1"/>
      </w:pBdr>
      <w:spacing w:after="180" w:line="264" w:lineRule="auto"/>
      <w:jc w:val="right"/>
    </w:pPr>
    <w:rPr>
      <w:rFonts w:cs="Times New Roman" w:asciiTheme="minorHAnsi" w:hAnsiTheme="minorHAnsi"/>
      <w:color w:val="44546A" w:themeColor="text2"/>
      <w:szCs w:val="20"/>
      <w:lang w:eastAsia="ja-JP"/>
    </w:rPr>
  </w:style>
  <w:style w:type="paragraph" w:styleId="Default" w:customStyle="1">
    <w:name w:val="Default"/>
    <w:uiPriority w:val="99"/>
    <w:semiHidden/>
    <w:rsid w:val="00EB0B9D"/>
    <w:pPr>
      <w:autoSpaceDE w:val="0"/>
      <w:autoSpaceDN w:val="0"/>
      <w:adjustRightInd w:val="0"/>
      <w:spacing w:after="0" w:line="240" w:lineRule="auto"/>
    </w:pPr>
    <w:rPr>
      <w:rFonts w:ascii="Futura Bk" w:hAnsi="Futura Bk" w:cs="Futura Bk"/>
      <w:color w:val="000000"/>
      <w:sz w:val="24"/>
      <w:szCs w:val="24"/>
      <w:lang w:val="en-US"/>
    </w:rPr>
  </w:style>
  <w:style w:type="character" w:styleId="Paragraph3Char" w:customStyle="1">
    <w:name w:val="Paragraph 3 Char"/>
    <w:basedOn w:val="DefaultParagraphFont"/>
    <w:link w:val="Paragraph3"/>
    <w:semiHidden/>
    <w:locked/>
    <w:rsid w:val="00EB0B9D"/>
    <w:rPr>
      <w:lang w:val="en-GB"/>
    </w:rPr>
  </w:style>
  <w:style w:type="paragraph" w:styleId="Paragraph3" w:customStyle="1">
    <w:name w:val="Paragraph 3"/>
    <w:basedOn w:val="Normal"/>
    <w:link w:val="Paragraph3Char"/>
    <w:semiHidden/>
    <w:qFormat/>
    <w:rsid w:val="00EB0B9D"/>
    <w:pPr>
      <w:ind w:left="709"/>
      <w:jc w:val="both"/>
    </w:pPr>
    <w:rPr>
      <w:rFonts w:asciiTheme="minorHAnsi" w:hAnsiTheme="minorHAnsi"/>
      <w:sz w:val="22"/>
      <w:lang w:val="en-GB"/>
    </w:rPr>
  </w:style>
  <w:style w:type="paragraph" w:styleId="sapxdpparagraph" w:customStyle="1">
    <w:name w:val="sapxdpparagraph"/>
    <w:basedOn w:val="Normal"/>
    <w:uiPriority w:val="99"/>
    <w:semiHidden/>
    <w:rsid w:val="00EB0B9D"/>
    <w:pPr>
      <w:spacing w:before="45" w:after="45" w:line="270" w:lineRule="atLeast"/>
    </w:pPr>
    <w:rPr>
      <w:rFonts w:ascii="Arial" w:hAnsi="Arial" w:eastAsia="Times New Roman" w:cs="Arial"/>
      <w:color w:val="333333"/>
      <w:szCs w:val="20"/>
      <w:lang w:val="en-GB" w:eastAsia="en-GB"/>
    </w:rPr>
  </w:style>
  <w:style w:type="character" w:styleId="Paragraph0Char" w:customStyle="1">
    <w:name w:val="Paragraph 0 Char"/>
    <w:basedOn w:val="DefaultParagraphFont"/>
    <w:link w:val="Paragraph0"/>
    <w:semiHidden/>
    <w:locked/>
    <w:rsid w:val="00EB0B9D"/>
    <w:rPr>
      <w:lang w:val="en-GB"/>
    </w:rPr>
  </w:style>
  <w:style w:type="paragraph" w:styleId="Paragraph0" w:customStyle="1">
    <w:name w:val="Paragraph 0"/>
    <w:basedOn w:val="Normal"/>
    <w:link w:val="Paragraph0Char"/>
    <w:semiHidden/>
    <w:qFormat/>
    <w:rsid w:val="00EB0B9D"/>
    <w:pPr>
      <w:jc w:val="both"/>
    </w:pPr>
    <w:rPr>
      <w:rFonts w:asciiTheme="minorHAnsi" w:hAnsiTheme="minorHAnsi"/>
      <w:sz w:val="22"/>
      <w:lang w:val="en-GB"/>
    </w:rPr>
  </w:style>
  <w:style w:type="paragraph" w:styleId="Tabelle" w:customStyle="1">
    <w:name w:val="Tabelle"/>
    <w:basedOn w:val="Normal"/>
    <w:uiPriority w:val="99"/>
    <w:semiHidden/>
    <w:rsid w:val="00EB0B9D"/>
    <w:pPr>
      <w:spacing w:before="20" w:after="20" w:line="240" w:lineRule="auto"/>
      <w:ind w:left="23"/>
    </w:pPr>
    <w:rPr>
      <w:rFonts w:ascii="Arial" w:hAnsi="Arial" w:eastAsia="Times New Roman" w:cs="Times New Roman"/>
      <w:bCs/>
      <w:sz w:val="16"/>
      <w:szCs w:val="24"/>
      <w:lang w:val="en-GB"/>
    </w:rPr>
  </w:style>
  <w:style w:type="paragraph" w:styleId="Title1" w:customStyle="1">
    <w:name w:val="Title 1"/>
    <w:basedOn w:val="Normal"/>
    <w:uiPriority w:val="99"/>
    <w:semiHidden/>
    <w:rsid w:val="00EB0B9D"/>
    <w:pPr>
      <w:spacing w:before="120" w:after="120" w:line="240" w:lineRule="auto"/>
      <w:ind w:left="720"/>
      <w:jc w:val="both"/>
    </w:pPr>
    <w:rPr>
      <w:rFonts w:ascii="Arial" w:hAnsi="Arial" w:eastAsia="Times New Roman" w:cs="Times New Roman"/>
      <w:b/>
      <w:sz w:val="22"/>
    </w:rPr>
  </w:style>
  <w:style w:type="paragraph" w:styleId="TableTitle" w:customStyle="1">
    <w:name w:val="Table Title"/>
    <w:basedOn w:val="Normal"/>
    <w:uiPriority w:val="99"/>
    <w:semiHidden/>
    <w:rsid w:val="00EB0B9D"/>
    <w:pPr>
      <w:spacing w:before="20" w:after="0" w:line="240" w:lineRule="auto"/>
    </w:pPr>
    <w:rPr>
      <w:rFonts w:ascii="Arial" w:hAnsi="Arial" w:eastAsia="Times New Roman" w:cs="Times New Roman"/>
      <w:b/>
      <w:sz w:val="16"/>
      <w:szCs w:val="16"/>
    </w:rPr>
  </w:style>
  <w:style w:type="paragraph" w:styleId="Directory" w:customStyle="1">
    <w:name w:val="Directory"/>
    <w:basedOn w:val="Normal"/>
    <w:uiPriority w:val="99"/>
    <w:semiHidden/>
    <w:rsid w:val="00EB0B9D"/>
    <w:pPr>
      <w:spacing w:before="20" w:after="20" w:line="240" w:lineRule="auto"/>
    </w:pPr>
    <w:rPr>
      <w:rFonts w:ascii="Arial" w:hAnsi="Arial" w:eastAsia="Times New Roman" w:cs="Times New Roman"/>
      <w:szCs w:val="20"/>
      <w:lang w:val="en-GB"/>
    </w:rPr>
  </w:style>
  <w:style w:type="paragraph" w:styleId="tableheader" w:customStyle="1">
    <w:name w:val="table header"/>
    <w:basedOn w:val="Normal"/>
    <w:autoRedefine/>
    <w:uiPriority w:val="99"/>
    <w:semiHidden/>
    <w:rsid w:val="00EB0B9D"/>
    <w:pPr>
      <w:keepNext/>
      <w:keepLines/>
      <w:spacing w:before="60" w:after="60"/>
    </w:pPr>
    <w:rPr>
      <w:rFonts w:ascii="Calibri" w:hAnsi="Calibri" w:eastAsia="Times New Roman" w:cs="Arial"/>
      <w:b/>
      <w:bCs/>
      <w:color w:val="000000" w:themeColor="text1"/>
      <w:sz w:val="22"/>
      <w:szCs w:val="24"/>
      <w:lang w:eastAsia="nb-NO"/>
    </w:rPr>
  </w:style>
  <w:style w:type="paragraph" w:styleId="TableHeading" w:customStyle="1">
    <w:name w:val="Table Heading"/>
    <w:basedOn w:val="Normal"/>
    <w:next w:val="Normal"/>
    <w:uiPriority w:val="99"/>
    <w:semiHidden/>
    <w:rsid w:val="00EB0B9D"/>
    <w:pPr>
      <w:spacing w:after="0" w:line="240" w:lineRule="auto"/>
      <w:jc w:val="center"/>
    </w:pPr>
    <w:rPr>
      <w:rFonts w:ascii="Times New Roman" w:hAnsi="Times New Roman" w:eastAsia="Times New Roman" w:cs="Times New Roman"/>
      <w:b/>
      <w:noProof/>
      <w:sz w:val="24"/>
      <w:szCs w:val="24"/>
    </w:rPr>
  </w:style>
  <w:style w:type="paragraph" w:styleId="TableText" w:customStyle="1">
    <w:name w:val="TableText"/>
    <w:basedOn w:val="Normal"/>
    <w:uiPriority w:val="99"/>
    <w:semiHidden/>
    <w:rsid w:val="00EB0B9D"/>
    <w:pPr>
      <w:spacing w:before="120" w:after="80" w:line="240" w:lineRule="exact"/>
      <w:ind w:right="72"/>
    </w:pPr>
    <w:rPr>
      <w:rFonts w:ascii="Times New Roman" w:hAnsi="Times New Roman" w:eastAsia="Times New Roman" w:cs="Times New Roman"/>
      <w:noProof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B0B9D"/>
    <w:rPr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EB0B9D"/>
    <w:rPr>
      <w:smallCaps/>
      <w:color w:val="ED7D31" w:themeColor="accent2"/>
      <w:u w:val="single"/>
    </w:rPr>
  </w:style>
  <w:style w:type="table" w:styleId="TableGrid">
    <w:name w:val="Table Grid"/>
    <w:basedOn w:val="TableNormal"/>
    <w:rsid w:val="00EB0B9D"/>
    <w:pPr>
      <w:spacing w:after="0" w:line="240" w:lineRule="auto"/>
    </w:pPr>
    <w:rPr>
      <w:rFonts w:ascii="Tahoma" w:hAnsi="Tahoma"/>
      <w:sz w:val="20"/>
      <w:lang w:val="en-US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List">
    <w:name w:val="Light List"/>
    <w:basedOn w:val="TableNormal"/>
    <w:uiPriority w:val="61"/>
    <w:semiHidden/>
    <w:unhideWhenUsed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100" w:beforeLines="0" w:beforeAutospacing="1" w:after="100" w:afterLines="0" w:afterAutospacing="1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100" w:beforeLines="0" w:beforeAutospacing="1" w:after="100" w:afterLines="0" w:afterAutospacing="1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B0B9D"/>
    <w:pPr>
      <w:spacing w:after="0" w:line="240" w:lineRule="auto"/>
    </w:pPr>
    <w:rPr>
      <w:rFonts w:ascii="Tahoma" w:hAnsi="Tahoma"/>
      <w:color w:val="2F5496" w:themeColor="accent1" w:themeShade="BF"/>
      <w:sz w:val="20"/>
      <w:lang w:val="en-US"/>
    </w:rPr>
    <w:tblPr>
      <w:tblStyleRowBandSize w:val="1"/>
      <w:tblStyleColBandSize w:val="1"/>
      <w:tblInd w:w="0" w:type="nil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100" w:beforeLines="0" w:beforeAutospacing="1" w:after="100" w:afterLines="0" w:afterAutospacing="1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100" w:beforeLines="0" w:beforeAutospacing="1" w:after="100" w:afterLines="0" w:afterAutospacing="1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100" w:beforeLines="0" w:beforeAutospacing="1" w:after="100" w:afterLines="0" w:afterAutospacing="1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100" w:beforeLines="0" w:beforeAutospacing="1" w:after="100" w:afterLines="0" w:afterAutospacing="1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100" w:beforeLines="0" w:beforeAutospacing="1" w:after="100" w:afterLines="0" w:afterAutospacing="1" w:line="240" w:lineRule="auto"/>
      </w:pPr>
      <w:rPr>
        <w:rFonts w:hint="default"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lastRow">
      <w:pPr>
        <w:spacing w:before="100" w:beforeLines="0" w:beforeAutospacing="1" w:after="100" w:afterLines="0" w:afterAutospacing="1" w:line="240" w:lineRule="auto"/>
      </w:pPr>
      <w:rPr>
        <w:rFonts w:hint="default"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firstCol">
      <w:rPr>
        <w:rFonts w:hint="default" w:asciiTheme="majorHAnsi" w:hAnsiTheme="majorHAnsi" w:eastAsiaTheme="majorEastAsia" w:cstheme="majorBidi"/>
        <w:b/>
        <w:bCs/>
      </w:rPr>
    </w:tblStylePr>
    <w:tblStylePr w:type="lastCol">
      <w:rPr>
        <w:rFonts w:hint="default"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1" w:themeFillTint="7F"/>
      </w:tcPr>
    </w:tblStylePr>
  </w:style>
  <w:style w:type="table" w:styleId="PlainTable51" w:customStyle="1">
    <w:name w:val="Plain Table 51"/>
    <w:basedOn w:val="TableNormal"/>
    <w:uiPriority w:val="45"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</w:tblPr>
    <w:tblStylePr w:type="firstRow"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51" w:customStyle="1">
    <w:name w:val="Grid Table 4 - Accent 51"/>
    <w:basedOn w:val="TableNormal"/>
    <w:uiPriority w:val="49"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1" w:customStyle="1">
    <w:name w:val="Grid Table 1 Light - Accent 51"/>
    <w:basedOn w:val="TableNormal"/>
    <w:uiPriority w:val="46"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1" w:customStyle="1">
    <w:name w:val="Grid Table 4 - Accent 11"/>
    <w:basedOn w:val="TableNormal"/>
    <w:uiPriority w:val="49"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51" w:customStyle="1">
    <w:name w:val="Grid Table 5 Dark - Accent 51"/>
    <w:basedOn w:val="TableNormal"/>
    <w:uiPriority w:val="50"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1" w:customStyle="1">
    <w:name w:val="Grid Table 5 Dark - Accent 11"/>
    <w:basedOn w:val="TableNormal"/>
    <w:uiPriority w:val="50"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3-Accent11" w:customStyle="1">
    <w:name w:val="Grid Table 3 - Accent 11"/>
    <w:basedOn w:val="TableNormal"/>
    <w:uiPriority w:val="48"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PlainTable31" w:customStyle="1">
    <w:name w:val="Plain Table 31"/>
    <w:basedOn w:val="TableNormal"/>
    <w:uiPriority w:val="43"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1" w:customStyle="1">
    <w:name w:val="Plain Table 41"/>
    <w:basedOn w:val="TableNormal"/>
    <w:uiPriority w:val="44"/>
    <w:rsid w:val="00EB0B9D"/>
    <w:pPr>
      <w:spacing w:after="0" w:line="240" w:lineRule="auto"/>
    </w:pPr>
    <w:rPr>
      <w:rFonts w:ascii="Tahoma" w:hAnsi="Tahoma"/>
      <w:sz w:val="20"/>
      <w:lang w:val="en-US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1" w:customStyle="1">
    <w:name w:val="Grid Table 41"/>
    <w:aliases w:val="Grid Table FTSI"/>
    <w:basedOn w:val="TableNormal"/>
    <w:uiPriority w:val="49"/>
    <w:rsid w:val="00EB0B9D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Ind w:w="0" w:type="nil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rFonts w:hint="default" w:ascii="Calibri" w:hAnsi="Calibri" w:cs="Times New Roman"/>
        <w:b/>
        <w:bCs/>
        <w:color w:val="000000" w:themeColor="text1"/>
      </w:rPr>
      <w:tblPr/>
      <w:tcPr>
        <w:shd w:val="clear" w:color="auto" w:fill="BFBFBF" w:themeFill="background1" w:themeFillShade="BF"/>
      </w:tcPr>
    </w:tblStylePr>
    <w:tblStylePr w:type="lastRow">
      <w:rPr>
        <w:rFonts w:hint="default" w:ascii="Calibri" w:hAnsi="Calibri" w:cs="Times New Roman"/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rFonts w:hint="default" w:ascii="Calibri" w:hAnsi="Calibri" w:cs="Times New Roman"/>
        <w:b/>
        <w:bCs/>
      </w:rPr>
    </w:tblStylePr>
    <w:tblStylePr w:type="lastCol">
      <w:rPr>
        <w:rFonts w:hint="default" w:ascii="Calibri" w:hAnsi="Calibri" w:cs="Times New Roman"/>
        <w:b/>
        <w:bCs/>
      </w:rPr>
    </w:tblStylePr>
    <w:tblStylePr w:type="band1Vert">
      <w:rPr>
        <w:rFonts w:hint="default" w:ascii="Calibri" w:hAnsi="Calibri" w:cs="Times New Roman"/>
      </w:rPr>
      <w:tblPr/>
      <w:tcPr>
        <w:shd w:val="clear" w:color="auto" w:fill="FFFFFF" w:themeFill="background1"/>
      </w:tcPr>
    </w:tblStylePr>
    <w:tblStylePr w:type="band1Horz">
      <w:rPr>
        <w:rFonts w:hint="default" w:ascii="Calibri" w:hAnsi="Calibri" w:cs="Times New Roman"/>
      </w:rPr>
      <w:tblPr/>
      <w:tcPr>
        <w:shd w:val="clear" w:color="auto" w:fill="FFFFFF" w:themeFill="background1"/>
      </w:tcPr>
    </w:tblStylePr>
  </w:style>
  <w:style w:type="character" w:styleId="UnresolvedMention" w:customStyle="1">
    <w:name w:val="Unresolved Mention"/>
    <w:basedOn w:val="DefaultParagraphFont"/>
    <w:uiPriority w:val="99"/>
    <w:semiHidden/>
    <w:unhideWhenUsed/>
    <w:rsid w:val="001A05B9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1A05B9"/>
  </w:style>
  <w:style w:type="character" w:styleId="Strong">
    <w:name w:val="Strong"/>
    <w:basedOn w:val="DefaultParagraphFont"/>
    <w:uiPriority w:val="22"/>
    <w:qFormat/>
    <w:rsid w:val="001A05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0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C:/Users/rutikpat/OneDrive%20-%20Capgemini/Desktop/Syngenta/Final_Documents/Syngenta%20VAT%20Integration%20(VDS).docx" TargetMode="External"/><Relationship Id="rId21" Type="http://schemas.openxmlformats.org/officeDocument/2006/relationships/hyperlink" Target="file:///C:/Users/rutikpat/OneDrive%20-%20Capgemini/Desktop/Syngenta/Final_Documents/Syngenta%20VAT%20Integration%20(VDS).docx" TargetMode="External"/><Relationship Id="rId42" Type="http://schemas.openxmlformats.org/officeDocument/2006/relationships/hyperlink" Target="file:///C:/Users/rutikpat/OneDrive%20-%20Capgemini/Desktop/Syngenta/Final_Documents/Syngenta%20VAT%20Integration%20(VDS).docx" TargetMode="External"/><Relationship Id="rId63" Type="http://schemas.openxmlformats.org/officeDocument/2006/relationships/hyperlink" Target="file:///C:/Users/rutikpat/OneDrive%20-%20Capgemini/Desktop/Syngenta/Final_Documents/Syngenta%20VAT%20Integration%20(VDS).docx" TargetMode="External"/><Relationship Id="rId84" Type="http://schemas.openxmlformats.org/officeDocument/2006/relationships/hyperlink" Target="file:///C:/Users/rutikpat/OneDrive%20-%20Capgemini/Desktop/Syngenta/Final_Documents/Syngenta%20VAT%20Integration%20(VDS).docx" TargetMode="External"/><Relationship Id="rId138" Type="http://schemas.openxmlformats.org/officeDocument/2006/relationships/image" Target="media/image12.png"/><Relationship Id="rId107" Type="http://schemas.openxmlformats.org/officeDocument/2006/relationships/hyperlink" Target="file:///C:/Users/rutikpat/OneDrive%20-%20Capgemini/Desktop/Syngenta/Final_Documents/Syngenta%20VAT%20Integration%20(VDS).docx" TargetMode="External"/><Relationship Id="rId11" Type="http://schemas.openxmlformats.org/officeDocument/2006/relationships/hyperlink" Target="file:///C:/Users/rutikpat/OneDrive%20-%20Capgemini/Desktop/Syngenta/Final_Documents/Syngenta%20VAT%20Integration%20(VDS).docx" TargetMode="External"/><Relationship Id="rId32" Type="http://schemas.openxmlformats.org/officeDocument/2006/relationships/hyperlink" Target="file:///C:/Users/rutikpat/OneDrive%20-%20Capgemini/Desktop/Syngenta/Final_Documents/Syngenta%20VAT%20Integration%20(VDS).docx" TargetMode="External"/><Relationship Id="rId53" Type="http://schemas.openxmlformats.org/officeDocument/2006/relationships/hyperlink" Target="file:///C:/Users/rutikpat/OneDrive%20-%20Capgemini/Desktop/Syngenta/Final_Documents/Syngenta%20VAT%20Integration%20(VDS).docx" TargetMode="External"/><Relationship Id="rId74" Type="http://schemas.openxmlformats.org/officeDocument/2006/relationships/hyperlink" Target="file:///C:/Users/rutikpat/OneDrive%20-%20Capgemini/Desktop/Syngenta/Final_Documents/Syngenta%20VAT%20Integration%20(VDS).docx" TargetMode="External"/><Relationship Id="rId128" Type="http://schemas.openxmlformats.org/officeDocument/2006/relationships/image" Target="media/image5.png"/><Relationship Id="rId5" Type="http://schemas.openxmlformats.org/officeDocument/2006/relationships/styles" Target="styles.xml"/><Relationship Id="rId95" Type="http://schemas.openxmlformats.org/officeDocument/2006/relationships/hyperlink" Target="file:///C:/Users/rutikpat/OneDrive%20-%20Capgemini/Desktop/Syngenta/Final_Documents/Syngenta%20VAT%20Integration%20(VDS).docx" TargetMode="External"/><Relationship Id="rId22" Type="http://schemas.openxmlformats.org/officeDocument/2006/relationships/hyperlink" Target="file:///C:/Users/rutikpat/OneDrive%20-%20Capgemini/Desktop/Syngenta/Final_Documents/Syngenta%20VAT%20Integration%20(VDS).docx" TargetMode="External"/><Relationship Id="rId27" Type="http://schemas.openxmlformats.org/officeDocument/2006/relationships/hyperlink" Target="file:///C:/Users/rutikpat/OneDrive%20-%20Capgemini/Desktop/Syngenta/Final_Documents/Syngenta%20VAT%20Integration%20(VDS).docx" TargetMode="External"/><Relationship Id="rId43" Type="http://schemas.openxmlformats.org/officeDocument/2006/relationships/hyperlink" Target="file:///C:/Users/rutikpat/OneDrive%20-%20Capgemini/Desktop/Syngenta/Final_Documents/Syngenta%20VAT%20Integration%20(VDS).docx" TargetMode="External"/><Relationship Id="rId48" Type="http://schemas.openxmlformats.org/officeDocument/2006/relationships/hyperlink" Target="file:///C:/Users/rutikpat/OneDrive%20-%20Capgemini/Desktop/Syngenta/Final_Documents/Syngenta%20VAT%20Integration%20(VDS).docx" TargetMode="External"/><Relationship Id="rId64" Type="http://schemas.openxmlformats.org/officeDocument/2006/relationships/hyperlink" Target="file:///C:/Users/rutikpat/OneDrive%20-%20Capgemini/Desktop/Syngenta/Final_Documents/Syngenta%20VAT%20Integration%20(VDS).docx" TargetMode="External"/><Relationship Id="rId69" Type="http://schemas.openxmlformats.org/officeDocument/2006/relationships/hyperlink" Target="file:///C:/Users/rutikpat/OneDrive%20-%20Capgemini/Desktop/Syngenta/Final_Documents/Syngenta%20VAT%20Integration%20(VDS).docx" TargetMode="External"/><Relationship Id="rId113" Type="http://schemas.openxmlformats.org/officeDocument/2006/relationships/hyperlink" Target="file:///C:/Users/rutikpat/OneDrive%20-%20Capgemini/Desktop/Syngenta/Final_Documents/Syngenta%20VAT%20Integration%20(VDS).docx" TargetMode="External"/><Relationship Id="rId118" Type="http://schemas.openxmlformats.org/officeDocument/2006/relationships/hyperlink" Target="file:///C:/Users/rutikpat/OneDrive%20-%20Capgemini/Desktop/Syngenta/Final_Documents/Syngenta%20VAT%20Integration%20(VDS).docx" TargetMode="External"/><Relationship Id="rId134" Type="http://schemas.openxmlformats.org/officeDocument/2006/relationships/image" Target="media/image9.png"/><Relationship Id="rId139" Type="http://schemas.openxmlformats.org/officeDocument/2006/relationships/image" Target="media/image13.emf"/><Relationship Id="rId80" Type="http://schemas.openxmlformats.org/officeDocument/2006/relationships/hyperlink" Target="file:///C:/Users/rutikpat/OneDrive%20-%20Capgemini/Desktop/Syngenta/Final_Documents/Syngenta%20VAT%20Integration%20(VDS).docx" TargetMode="External"/><Relationship Id="rId85" Type="http://schemas.openxmlformats.org/officeDocument/2006/relationships/hyperlink" Target="file:///C:/Users/rutikpat/OneDrive%20-%20Capgemini/Desktop/Syngenta/Final_Documents/Syngenta%20VAT%20Integration%20(VDS).docx" TargetMode="External"/><Relationship Id="rId12" Type="http://schemas.openxmlformats.org/officeDocument/2006/relationships/hyperlink" Target="file:///C:/Users/rutikpat/OneDrive%20-%20Capgemini/Desktop/Syngenta/Final_Documents/Syngenta%20VAT%20Integration%20(VDS).docx" TargetMode="External"/><Relationship Id="rId17" Type="http://schemas.openxmlformats.org/officeDocument/2006/relationships/hyperlink" Target="file:///C:/Users/rutikpat/OneDrive%20-%20Capgemini/Desktop/Syngenta/Final_Documents/Syngenta%20VAT%20Integration%20(VDS).docx" TargetMode="External"/><Relationship Id="rId33" Type="http://schemas.openxmlformats.org/officeDocument/2006/relationships/hyperlink" Target="file:///C:/Users/rutikpat/OneDrive%20-%20Capgemini/Desktop/Syngenta/Final_Documents/Syngenta%20VAT%20Integration%20(VDS).docx" TargetMode="External"/><Relationship Id="rId38" Type="http://schemas.openxmlformats.org/officeDocument/2006/relationships/hyperlink" Target="file:///C:/Users/rutikpat/OneDrive%20-%20Capgemini/Desktop/Syngenta/Final_Documents/Syngenta%20VAT%20Integration%20(VDS).docx" TargetMode="External"/><Relationship Id="rId59" Type="http://schemas.openxmlformats.org/officeDocument/2006/relationships/hyperlink" Target="file:///C:/Users/rutikpat/OneDrive%20-%20Capgemini/Desktop/Syngenta/Final_Documents/Syngenta%20VAT%20Integration%20(VDS).docx" TargetMode="External"/><Relationship Id="rId103" Type="http://schemas.openxmlformats.org/officeDocument/2006/relationships/hyperlink" Target="file:///C:/Users/rutikpat/OneDrive%20-%20Capgemini/Desktop/Syngenta/Final_Documents/Syngenta%20VAT%20Integration%20(VDS).docx" TargetMode="External"/><Relationship Id="rId108" Type="http://schemas.openxmlformats.org/officeDocument/2006/relationships/hyperlink" Target="file:///C:/Users/rutikpat/OneDrive%20-%20Capgemini/Desktop/Syngenta/Final_Documents/Syngenta%20VAT%20Integration%20(VDS).docx" TargetMode="External"/><Relationship Id="rId124" Type="http://schemas.openxmlformats.org/officeDocument/2006/relationships/hyperlink" Target="file:///C:/Users/rutikpat/OneDrive%20-%20Capgemini/Desktop/Syngenta/Final_Documents/Syngenta%20VAT%20Integration%20(VDS).docx" TargetMode="External"/><Relationship Id="rId129" Type="http://schemas.openxmlformats.org/officeDocument/2006/relationships/image" Target="media/image6.emf"/><Relationship Id="rId54" Type="http://schemas.openxmlformats.org/officeDocument/2006/relationships/hyperlink" Target="file:///C:/Users/rutikpat/OneDrive%20-%20Capgemini/Desktop/Syngenta/Final_Documents/Syngenta%20VAT%20Integration%20(VDS).docx" TargetMode="External"/><Relationship Id="rId70" Type="http://schemas.openxmlformats.org/officeDocument/2006/relationships/hyperlink" Target="file:///C:/Users/rutikpat/OneDrive%20-%20Capgemini/Desktop/Syngenta/Final_Documents/Syngenta%20VAT%20Integration%20(VDS).docx" TargetMode="External"/><Relationship Id="rId75" Type="http://schemas.openxmlformats.org/officeDocument/2006/relationships/hyperlink" Target="file:///C:/Users/rutikpat/OneDrive%20-%20Capgemini/Desktop/Syngenta/Final_Documents/Syngenta%20VAT%20Integration%20(VDS).docx" TargetMode="External"/><Relationship Id="rId91" Type="http://schemas.openxmlformats.org/officeDocument/2006/relationships/hyperlink" Target="file:///C:/Users/rutikpat/OneDrive%20-%20Capgemini/Desktop/Syngenta/Final_Documents/Syngenta%20VAT%20Integration%20(VDS).docx" TargetMode="External"/><Relationship Id="rId96" Type="http://schemas.openxmlformats.org/officeDocument/2006/relationships/hyperlink" Target="file:///C:/Users/rutikpat/OneDrive%20-%20Capgemini/Desktop/Syngenta/Final_Documents/Syngenta%20VAT%20Integration%20(VDS).docx" TargetMode="External"/><Relationship Id="rId140" Type="http://schemas.openxmlformats.org/officeDocument/2006/relationships/oleObject" Target="embeddings/oleObject2.bin"/><Relationship Id="rId14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hyperlink" Target="file:///C:/Users/rutikpat/OneDrive%20-%20Capgemini/Desktop/Syngenta/Final_Documents/Syngenta%20VAT%20Integration%20(VDS).docx" TargetMode="External"/><Relationship Id="rId28" Type="http://schemas.openxmlformats.org/officeDocument/2006/relationships/hyperlink" Target="file:///C:/Users/rutikpat/OneDrive%20-%20Capgemini/Desktop/Syngenta/Final_Documents/Syngenta%20VAT%20Integration%20(VDS).docx" TargetMode="External"/><Relationship Id="rId49" Type="http://schemas.openxmlformats.org/officeDocument/2006/relationships/hyperlink" Target="file:///C:/Users/rutikpat/OneDrive%20-%20Capgemini/Desktop/Syngenta/Final_Documents/Syngenta%20VAT%20Integration%20(VDS).docx" TargetMode="External"/><Relationship Id="rId114" Type="http://schemas.openxmlformats.org/officeDocument/2006/relationships/hyperlink" Target="file:///C:/Users/rutikpat/OneDrive%20-%20Capgemini/Desktop/Syngenta/Final_Documents/Syngenta%20VAT%20Integration%20(VDS).docx" TargetMode="External"/><Relationship Id="rId119" Type="http://schemas.openxmlformats.org/officeDocument/2006/relationships/hyperlink" Target="file:///C:/Users/rutikpat/OneDrive%20-%20Capgemini/Desktop/Syngenta/Final_Documents/Syngenta%20VAT%20Integration%20(VDS).docx" TargetMode="External"/><Relationship Id="rId44" Type="http://schemas.openxmlformats.org/officeDocument/2006/relationships/hyperlink" Target="file:///C:/Users/rutikpat/OneDrive%20-%20Capgemini/Desktop/Syngenta/Final_Documents/Syngenta%20VAT%20Integration%20(VDS).docx" TargetMode="External"/><Relationship Id="rId60" Type="http://schemas.openxmlformats.org/officeDocument/2006/relationships/hyperlink" Target="file:///C:/Users/rutikpat/OneDrive%20-%20Capgemini/Desktop/Syngenta/Final_Documents/Syngenta%20VAT%20Integration%20(VDS).docx" TargetMode="External"/><Relationship Id="rId65" Type="http://schemas.openxmlformats.org/officeDocument/2006/relationships/hyperlink" Target="file:///C:/Users/rutikpat/OneDrive%20-%20Capgemini/Desktop/Syngenta/Final_Documents/Syngenta%20VAT%20Integration%20(VDS).docx" TargetMode="External"/><Relationship Id="rId81" Type="http://schemas.openxmlformats.org/officeDocument/2006/relationships/hyperlink" Target="file:///C:/Users/rutikpat/OneDrive%20-%20Capgemini/Desktop/Syngenta/Final_Documents/Syngenta%20VAT%20Integration%20(VDS).docx" TargetMode="External"/><Relationship Id="rId86" Type="http://schemas.openxmlformats.org/officeDocument/2006/relationships/hyperlink" Target="file:///C:/Users/rutikpat/OneDrive%20-%20Capgemini/Desktop/Syngenta/Final_Documents/Syngenta%20VAT%20Integration%20(VDS).docx" TargetMode="External"/><Relationship Id="rId130" Type="http://schemas.openxmlformats.org/officeDocument/2006/relationships/oleObject" Target="embeddings/Microsoft_Excel_97-2003_Worksheet.xls"/><Relationship Id="rId135" Type="http://schemas.openxmlformats.org/officeDocument/2006/relationships/image" Target="media/image10.png"/><Relationship Id="rId13" Type="http://schemas.openxmlformats.org/officeDocument/2006/relationships/hyperlink" Target="file:///C:/Users/rutikpat/OneDrive%20-%20Capgemini/Desktop/Syngenta/Final_Documents/Syngenta%20VAT%20Integration%20(VDS).docx" TargetMode="External"/><Relationship Id="rId18" Type="http://schemas.openxmlformats.org/officeDocument/2006/relationships/hyperlink" Target="file:///C:/Users/rutikpat/OneDrive%20-%20Capgemini/Desktop/Syngenta/Final_Documents/Syngenta%20VAT%20Integration%20(VDS).docx" TargetMode="External"/><Relationship Id="rId39" Type="http://schemas.openxmlformats.org/officeDocument/2006/relationships/hyperlink" Target="file:///C:/Users/rutikpat/OneDrive%20-%20Capgemini/Desktop/Syngenta/Final_Documents/Syngenta%20VAT%20Integration%20(VDS).docx" TargetMode="External"/><Relationship Id="rId109" Type="http://schemas.openxmlformats.org/officeDocument/2006/relationships/hyperlink" Target="file:///C:/Users/rutikpat/OneDrive%20-%20Capgemini/Desktop/Syngenta/Final_Documents/Syngenta%20VAT%20Integration%20(VDS).docx" TargetMode="External"/><Relationship Id="rId34" Type="http://schemas.openxmlformats.org/officeDocument/2006/relationships/hyperlink" Target="file:///C:/Users/rutikpat/OneDrive%20-%20Capgemini/Desktop/Syngenta/Final_Documents/Syngenta%20VAT%20Integration%20(VDS).docx" TargetMode="External"/><Relationship Id="rId50" Type="http://schemas.openxmlformats.org/officeDocument/2006/relationships/hyperlink" Target="file:///C:/Users/rutikpat/OneDrive%20-%20Capgemini/Desktop/Syngenta/Final_Documents/Syngenta%20VAT%20Integration%20(VDS).docx" TargetMode="External"/><Relationship Id="rId55" Type="http://schemas.openxmlformats.org/officeDocument/2006/relationships/hyperlink" Target="file:///C:/Users/rutikpat/OneDrive%20-%20Capgemini/Desktop/Syngenta/Final_Documents/Syngenta%20VAT%20Integration%20(VDS).docx" TargetMode="External"/><Relationship Id="rId76" Type="http://schemas.openxmlformats.org/officeDocument/2006/relationships/hyperlink" Target="file:///C:/Users/rutikpat/OneDrive%20-%20Capgemini/Desktop/Syngenta/Final_Documents/Syngenta%20VAT%20Integration%20(VDS).docx" TargetMode="External"/><Relationship Id="rId97" Type="http://schemas.openxmlformats.org/officeDocument/2006/relationships/hyperlink" Target="file:///C:/Users/rutikpat/OneDrive%20-%20Capgemini/Desktop/Syngenta/Final_Documents/Syngenta%20VAT%20Integration%20(VDS).docx" TargetMode="External"/><Relationship Id="rId104" Type="http://schemas.openxmlformats.org/officeDocument/2006/relationships/hyperlink" Target="file:///C:/Users/rutikpat/OneDrive%20-%20Capgemini/Desktop/Syngenta/Final_Documents/Syngenta%20VAT%20Integration%20(VDS).docx" TargetMode="External"/><Relationship Id="rId120" Type="http://schemas.openxmlformats.org/officeDocument/2006/relationships/hyperlink" Target="file:///C:/Users/rutikpat/OneDrive%20-%20Capgemini/Desktop/Syngenta/Final_Documents/Syngenta%20VAT%20Integration%20(VDS).docx" TargetMode="External"/><Relationship Id="rId125" Type="http://schemas.openxmlformats.org/officeDocument/2006/relationships/image" Target="media/image2.png"/><Relationship Id="rId146" Type="http://schemas.microsoft.com/office/2011/relationships/people" Target="people.xml"/><Relationship Id="R7c9e154574744304" Type="http://schemas.microsoft.com/office/2020/10/relationships/intelligence" Target="intelligence2.xml"/><Relationship Id="rId7" Type="http://schemas.openxmlformats.org/officeDocument/2006/relationships/webSettings" Target="webSettings.xml"/><Relationship Id="rId71" Type="http://schemas.openxmlformats.org/officeDocument/2006/relationships/hyperlink" Target="file:///C:/Users/rutikpat/OneDrive%20-%20Capgemini/Desktop/Syngenta/Final_Documents/Syngenta%20VAT%20Integration%20(VDS).docx" TargetMode="External"/><Relationship Id="rId92" Type="http://schemas.openxmlformats.org/officeDocument/2006/relationships/hyperlink" Target="file:///C:/Users/rutikpat/OneDrive%20-%20Capgemini/Desktop/Syngenta/Final_Documents/Syngenta%20VAT%20Integration%20(VDS).docx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file:///C:/Users/rutikpat/OneDrive%20-%20Capgemini/Desktop/Syngenta/Final_Documents/Syngenta%20VAT%20Integration%20(VDS).docx" TargetMode="External"/><Relationship Id="Rc3ed9a77e1544765" Type="http://schemas.openxmlformats.org/officeDocument/2006/relationships/image" Target="/media/imagec.png"/><Relationship Id="rId24" Type="http://schemas.openxmlformats.org/officeDocument/2006/relationships/hyperlink" Target="file:///C:/Users/rutikpat/OneDrive%20-%20Capgemini/Desktop/Syngenta/Final_Documents/Syngenta%20VAT%20Integration%20(VDS).docx" TargetMode="External"/><Relationship Id="rId40" Type="http://schemas.openxmlformats.org/officeDocument/2006/relationships/hyperlink" Target="file:///C:/Users/rutikpat/OneDrive%20-%20Capgemini/Desktop/Syngenta/Final_Documents/Syngenta%20VAT%20Integration%20(VDS).docx" TargetMode="External"/><Relationship Id="rId45" Type="http://schemas.openxmlformats.org/officeDocument/2006/relationships/hyperlink" Target="file:///C:/Users/rutikpat/OneDrive%20-%20Capgemini/Desktop/Syngenta/Final_Documents/Syngenta%20VAT%20Integration%20(VDS).docx" TargetMode="External"/><Relationship Id="rId66" Type="http://schemas.openxmlformats.org/officeDocument/2006/relationships/hyperlink" Target="file:///C:/Users/rutikpat/OneDrive%20-%20Capgemini/Desktop/Syngenta/Final_Documents/Syngenta%20VAT%20Integration%20(VDS).docx" TargetMode="External"/><Relationship Id="rId87" Type="http://schemas.openxmlformats.org/officeDocument/2006/relationships/hyperlink" Target="file:///C:/Users/rutikpat/OneDrive%20-%20Capgemini/Desktop/Syngenta/Final_Documents/Syngenta%20VAT%20Integration%20(VDS).docx" TargetMode="External"/><Relationship Id="rId110" Type="http://schemas.openxmlformats.org/officeDocument/2006/relationships/hyperlink" Target="file:///C:/Users/rutikpat/OneDrive%20-%20Capgemini/Desktop/Syngenta/Final_Documents/Syngenta%20VAT%20Integration%20(VDS).docx" TargetMode="External"/><Relationship Id="rId115" Type="http://schemas.openxmlformats.org/officeDocument/2006/relationships/hyperlink" Target="file:///C:/Users/rutikpat/OneDrive%20-%20Capgemini/Desktop/Syngenta/Final_Documents/Syngenta%20VAT%20Integration%20(VDS).docx" TargetMode="External"/><Relationship Id="rId131" Type="http://schemas.openxmlformats.org/officeDocument/2006/relationships/image" Target="media/image7.png"/><Relationship Id="rId136" Type="http://schemas.openxmlformats.org/officeDocument/2006/relationships/oleObject" Target="embeddings/Microsoft_Excel_97-2003_Worksheet1.xls"/><Relationship Id="rId61" Type="http://schemas.openxmlformats.org/officeDocument/2006/relationships/hyperlink" Target="file:///C:/Users/rutikpat/OneDrive%20-%20Capgemini/Desktop/Syngenta/Final_Documents/Syngenta%20VAT%20Integration%20(VDS).docx" TargetMode="External"/><Relationship Id="rId82" Type="http://schemas.openxmlformats.org/officeDocument/2006/relationships/hyperlink" Target="file:///C:/Users/rutikpat/OneDrive%20-%20Capgemini/Desktop/Syngenta/Final_Documents/Syngenta%20VAT%20Integration%20(VDS).docx" TargetMode="External"/><Relationship Id="R48568c847f8d44cc" Type="http://schemas.openxmlformats.org/officeDocument/2006/relationships/hyperlink" Target="https://test.uyvms.syngentadigitalapps.com/api/api/Consumption/Add" TargetMode="External"/><Relationship Id="rId19" Type="http://schemas.openxmlformats.org/officeDocument/2006/relationships/hyperlink" Target="file:///C:/Users/rutikpat/OneDrive%20-%20Capgemini/Desktop/Syngenta/Final_Documents/Syngenta%20VAT%20Integration%20(VDS).docx" TargetMode="External"/><Relationship Id="rId14" Type="http://schemas.openxmlformats.org/officeDocument/2006/relationships/hyperlink" Target="file:///C:/Users/rutikpat/OneDrive%20-%20Capgemini/Desktop/Syngenta/Final_Documents/Syngenta%20VAT%20Integration%20(VDS).docx" TargetMode="External"/><Relationship Id="rId30" Type="http://schemas.openxmlformats.org/officeDocument/2006/relationships/hyperlink" Target="file:///C:/Users/rutikpat/OneDrive%20-%20Capgemini/Desktop/Syngenta/Final_Documents/Syngenta%20VAT%20Integration%20(VDS).docx" TargetMode="External"/><Relationship Id="rId35" Type="http://schemas.openxmlformats.org/officeDocument/2006/relationships/hyperlink" Target="file:///C:/Users/rutikpat/OneDrive%20-%20Capgemini/Desktop/Syngenta/Final_Documents/Syngenta%20VAT%20Integration%20(VDS).docx" TargetMode="External"/><Relationship Id="rId56" Type="http://schemas.openxmlformats.org/officeDocument/2006/relationships/hyperlink" Target="file:///C:/Users/rutikpat/OneDrive%20-%20Capgemini/Desktop/Syngenta/Final_Documents/Syngenta%20VAT%20Integration%20(VDS).docx" TargetMode="External"/><Relationship Id="rId77" Type="http://schemas.openxmlformats.org/officeDocument/2006/relationships/hyperlink" Target="file:///C:/Users/rutikpat/OneDrive%20-%20Capgemini/Desktop/Syngenta/Final_Documents/Syngenta%20VAT%20Integration%20(VDS).docx" TargetMode="External"/><Relationship Id="rId100" Type="http://schemas.openxmlformats.org/officeDocument/2006/relationships/hyperlink" Target="file:///C:/Users/rutikpat/OneDrive%20-%20Capgemini/Desktop/Syngenta/Final_Documents/Syngenta%20VAT%20Integration%20(VDS).docx" TargetMode="External"/><Relationship Id="rId105" Type="http://schemas.openxmlformats.org/officeDocument/2006/relationships/hyperlink" Target="file:///C:/Users/rutikpat/OneDrive%20-%20Capgemini/Desktop/Syngenta/Final_Documents/Syngenta%20VAT%20Integration%20(VDS).docx" TargetMode="External"/><Relationship Id="rId126" Type="http://schemas.openxmlformats.org/officeDocument/2006/relationships/image" Target="media/image3.png"/><Relationship Id="rId14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file:///C:/Users/rutikpat/OneDrive%20-%20Capgemini/Desktop/Syngenta/Final_Documents/Syngenta%20VAT%20Integration%20(VDS).docx" TargetMode="External"/><Relationship Id="rId72" Type="http://schemas.openxmlformats.org/officeDocument/2006/relationships/hyperlink" Target="file:///C:/Users/rutikpat/OneDrive%20-%20Capgemini/Desktop/Syngenta/Final_Documents/Syngenta%20VAT%20Integration%20(VDS).docx" TargetMode="External"/><Relationship Id="rId93" Type="http://schemas.openxmlformats.org/officeDocument/2006/relationships/hyperlink" Target="file:///C:/Users/rutikpat/OneDrive%20-%20Capgemini/Desktop/Syngenta/Final_Documents/Syngenta%20VAT%20Integration%20(VDS).docx" TargetMode="External"/><Relationship Id="rId98" Type="http://schemas.openxmlformats.org/officeDocument/2006/relationships/hyperlink" Target="file:///C:/Users/rutikpat/OneDrive%20-%20Capgemini/Desktop/Syngenta/Final_Documents/Syngenta%20VAT%20Integration%20(VDS).docx" TargetMode="External"/><Relationship Id="rId121" Type="http://schemas.openxmlformats.org/officeDocument/2006/relationships/hyperlink" Target="file:///C:/Users/rutikpat/OneDrive%20-%20Capgemini/Desktop/Syngenta/Final_Documents/Syngenta%20VAT%20Integration%20(VDS).docx" TargetMode="External"/><Relationship Id="rId142" Type="http://schemas.openxmlformats.org/officeDocument/2006/relationships/oleObject" Target="embeddings/oleObject3.bin"/><Relationship Id="rId3" Type="http://schemas.openxmlformats.org/officeDocument/2006/relationships/customXml" Target="../customXml/item3.xml"/><Relationship Id="rId25" Type="http://schemas.openxmlformats.org/officeDocument/2006/relationships/hyperlink" Target="file:///C:/Users/rutikpat/OneDrive%20-%20Capgemini/Desktop/Syngenta/Final_Documents/Syngenta%20VAT%20Integration%20(VDS).docx" TargetMode="External"/><Relationship Id="rId46" Type="http://schemas.openxmlformats.org/officeDocument/2006/relationships/hyperlink" Target="file:///C:/Users/rutikpat/OneDrive%20-%20Capgemini/Desktop/Syngenta/Final_Documents/Syngenta%20VAT%20Integration%20(VDS).docx" TargetMode="External"/><Relationship Id="rId67" Type="http://schemas.openxmlformats.org/officeDocument/2006/relationships/hyperlink" Target="file:///C:/Users/rutikpat/OneDrive%20-%20Capgemini/Desktop/Syngenta/Final_Documents/Syngenta%20VAT%20Integration%20(VDS).docx" TargetMode="External"/><Relationship Id="rId116" Type="http://schemas.openxmlformats.org/officeDocument/2006/relationships/hyperlink" Target="file:///C:/Users/rutikpat/OneDrive%20-%20Capgemini/Desktop/Syngenta/Final_Documents/Syngenta%20VAT%20Integration%20(VDS).docx" TargetMode="External"/><Relationship Id="rId137" Type="http://schemas.openxmlformats.org/officeDocument/2006/relationships/image" Target="media/image11.png"/><Relationship Id="rId20" Type="http://schemas.openxmlformats.org/officeDocument/2006/relationships/hyperlink" Target="file:///C:/Users/rutikpat/OneDrive%20-%20Capgemini/Desktop/Syngenta/Final_Documents/Syngenta%20VAT%20Integration%20(VDS).docx" TargetMode="External"/><Relationship Id="rId41" Type="http://schemas.openxmlformats.org/officeDocument/2006/relationships/hyperlink" Target="file:///C:/Users/rutikpat/OneDrive%20-%20Capgemini/Desktop/Syngenta/Final_Documents/Syngenta%20VAT%20Integration%20(VDS).docx" TargetMode="External"/><Relationship Id="rId62" Type="http://schemas.openxmlformats.org/officeDocument/2006/relationships/hyperlink" Target="file:///C:/Users/rutikpat/OneDrive%20-%20Capgemini/Desktop/Syngenta/Final_Documents/Syngenta%20VAT%20Integration%20(VDS).docx" TargetMode="External"/><Relationship Id="rId83" Type="http://schemas.openxmlformats.org/officeDocument/2006/relationships/hyperlink" Target="file:///C:/Users/rutikpat/OneDrive%20-%20Capgemini/Desktop/Syngenta/Final_Documents/Syngenta%20VAT%20Integration%20(VDS).docx" TargetMode="External"/><Relationship Id="rId88" Type="http://schemas.openxmlformats.org/officeDocument/2006/relationships/hyperlink" Target="file:///C:/Users/rutikpat/OneDrive%20-%20Capgemini/Desktop/Syngenta/Final_Documents/Syngenta%20VAT%20Integration%20(VDS).docx" TargetMode="External"/><Relationship Id="rId111" Type="http://schemas.openxmlformats.org/officeDocument/2006/relationships/hyperlink" Target="file:///C:/Users/rutikpat/OneDrive%20-%20Capgemini/Desktop/Syngenta/Final_Documents/Syngenta%20VAT%20Integration%20(VDS).docx" TargetMode="External"/><Relationship Id="rId132" Type="http://schemas.openxmlformats.org/officeDocument/2006/relationships/image" Target="media/image8.emf"/><Relationship Id="rId15" Type="http://schemas.openxmlformats.org/officeDocument/2006/relationships/hyperlink" Target="file:///C:/Users/rutikpat/OneDrive%20-%20Capgemini/Desktop/Syngenta/Final_Documents/Syngenta%20VAT%20Integration%20(VDS).docx" TargetMode="External"/><Relationship Id="rId36" Type="http://schemas.openxmlformats.org/officeDocument/2006/relationships/hyperlink" Target="file:///C:/Users/rutikpat/OneDrive%20-%20Capgemini/Desktop/Syngenta/Final_Documents/Syngenta%20VAT%20Integration%20(VDS).docx" TargetMode="External"/><Relationship Id="rId57" Type="http://schemas.openxmlformats.org/officeDocument/2006/relationships/hyperlink" Target="file:///C:/Users/rutikpat/OneDrive%20-%20Capgemini/Desktop/Syngenta/Final_Documents/Syngenta%20VAT%20Integration%20(VDS).docx" TargetMode="External"/><Relationship Id="rId106" Type="http://schemas.openxmlformats.org/officeDocument/2006/relationships/hyperlink" Target="file:///C:/Users/rutikpat/OneDrive%20-%20Capgemini/Desktop/Syngenta/Final_Documents/Syngenta%20VAT%20Integration%20(VDS).docx" TargetMode="External"/><Relationship Id="rId127" Type="http://schemas.openxmlformats.org/officeDocument/2006/relationships/image" Target="media/image4.png"/><Relationship Id="rId10" Type="http://schemas.openxmlformats.org/officeDocument/2006/relationships/hyperlink" Target="file:///C:/Users/rutikpat/OneDrive%20-%20Capgemini/Desktop/Syngenta/Final_Documents/Syngenta%20VAT%20Integration%20(VDS).docx" TargetMode="External"/><Relationship Id="rId31" Type="http://schemas.openxmlformats.org/officeDocument/2006/relationships/hyperlink" Target="file:///C:/Users/rutikpat/OneDrive%20-%20Capgemini/Desktop/Syngenta/Final_Documents/Syngenta%20VAT%20Integration%20(VDS).docx" TargetMode="External"/><Relationship Id="rId52" Type="http://schemas.openxmlformats.org/officeDocument/2006/relationships/hyperlink" Target="file:///C:/Users/rutikpat/OneDrive%20-%20Capgemini/Desktop/Syngenta/Final_Documents/Syngenta%20VAT%20Integration%20(VDS).docx" TargetMode="External"/><Relationship Id="rId73" Type="http://schemas.openxmlformats.org/officeDocument/2006/relationships/hyperlink" Target="file:///C:/Users/rutikpat/OneDrive%20-%20Capgemini/Desktop/Syngenta/Final_Documents/Syngenta%20VAT%20Integration%20(VDS).docx" TargetMode="External"/><Relationship Id="rId78" Type="http://schemas.openxmlformats.org/officeDocument/2006/relationships/hyperlink" Target="file:///C:/Users/rutikpat/OneDrive%20-%20Capgemini/Desktop/Syngenta/Final_Documents/Syngenta%20VAT%20Integration%20(VDS).docx" TargetMode="External"/><Relationship Id="rId94" Type="http://schemas.openxmlformats.org/officeDocument/2006/relationships/hyperlink" Target="file:///C:/Users/rutikpat/OneDrive%20-%20Capgemini/Desktop/Syngenta/Final_Documents/Syngenta%20VAT%20Integration%20(VDS).docx" TargetMode="External"/><Relationship Id="rId99" Type="http://schemas.openxmlformats.org/officeDocument/2006/relationships/hyperlink" Target="file:///C:/Users/rutikpat/OneDrive%20-%20Capgemini/Desktop/Syngenta/Final_Documents/Syngenta%20VAT%20Integration%20(VDS).docx" TargetMode="External"/><Relationship Id="rId101" Type="http://schemas.openxmlformats.org/officeDocument/2006/relationships/hyperlink" Target="file:///C:/Users/rutikpat/OneDrive%20-%20Capgemini/Desktop/Syngenta/Final_Documents/Syngenta%20VAT%20Integration%20(VDS).docx" TargetMode="External"/><Relationship Id="rId122" Type="http://schemas.openxmlformats.org/officeDocument/2006/relationships/hyperlink" Target="file:///C:/Users/rutikpat/OneDrive%20-%20Capgemini/Desktop/Syngenta/Final_Documents/Syngenta%20VAT%20Integration%20(VDS).docx" TargetMode="External"/><Relationship Id="rId143" Type="http://schemas.openxmlformats.org/officeDocument/2006/relationships/oleObject" Target="embeddings/oleObject4.bin"/><Relationship Id="rId4" Type="http://schemas.openxmlformats.org/officeDocument/2006/relationships/numbering" Target="numbering.xml"/><Relationship Id="rId9" Type="http://schemas.openxmlformats.org/officeDocument/2006/relationships/hyperlink" Target="file:///C:/Users/rutikpat/OneDrive%20-%20Capgemini/Desktop/Syngenta/Final_Documents/Syngenta%20VAT%20Integration%20(VDS).docx" TargetMode="External"/><Relationship Id="rId26" Type="http://schemas.openxmlformats.org/officeDocument/2006/relationships/hyperlink" Target="file:///C:/Users/rutikpat/OneDrive%20-%20Capgemini/Desktop/Syngenta/Final_Documents/Syngenta%20VAT%20Integration%20(VDS).docx" TargetMode="External"/><Relationship Id="rId47" Type="http://schemas.openxmlformats.org/officeDocument/2006/relationships/hyperlink" Target="file:///C:/Users/rutikpat/OneDrive%20-%20Capgemini/Desktop/Syngenta/Final_Documents/Syngenta%20VAT%20Integration%20(VDS).docx" TargetMode="External"/><Relationship Id="rId68" Type="http://schemas.openxmlformats.org/officeDocument/2006/relationships/hyperlink" Target="file:///C:/Users/rutikpat/OneDrive%20-%20Capgemini/Desktop/Syngenta/Final_Documents/Syngenta%20VAT%20Integration%20(VDS).docx" TargetMode="External"/><Relationship Id="rId89" Type="http://schemas.openxmlformats.org/officeDocument/2006/relationships/hyperlink" Target="file:///C:/Users/rutikpat/OneDrive%20-%20Capgemini/Desktop/Syngenta/Final_Documents/Syngenta%20VAT%20Integration%20(VDS).docx" TargetMode="External"/><Relationship Id="rId112" Type="http://schemas.openxmlformats.org/officeDocument/2006/relationships/hyperlink" Target="file:///C:/Users/rutikpat/OneDrive%20-%20Capgemini/Desktop/Syngenta/Final_Documents/Syngenta%20VAT%20Integration%20(VDS).docx" TargetMode="External"/><Relationship Id="rId133" Type="http://schemas.openxmlformats.org/officeDocument/2006/relationships/oleObject" Target="embeddings/oleObject1.bin"/><Relationship Id="rId16" Type="http://schemas.openxmlformats.org/officeDocument/2006/relationships/hyperlink" Target="file:///C:/Users/rutikpat/OneDrive%20-%20Capgemini/Desktop/Syngenta/Final_Documents/Syngenta%20VAT%20Integration%20(VDS).docx" TargetMode="External"/><Relationship Id="rId37" Type="http://schemas.openxmlformats.org/officeDocument/2006/relationships/hyperlink" Target="file:///C:/Users/rutikpat/OneDrive%20-%20Capgemini/Desktop/Syngenta/Final_Documents/Syngenta%20VAT%20Integration%20(VDS).docx" TargetMode="External"/><Relationship Id="rId58" Type="http://schemas.openxmlformats.org/officeDocument/2006/relationships/hyperlink" Target="file:///C:/Users/rutikpat/OneDrive%20-%20Capgemini/Desktop/Syngenta/Final_Documents/Syngenta%20VAT%20Integration%20(VDS).docx" TargetMode="External"/><Relationship Id="rId79" Type="http://schemas.openxmlformats.org/officeDocument/2006/relationships/hyperlink" Target="file:///C:/Users/rutikpat/OneDrive%20-%20Capgemini/Desktop/Syngenta/Final_Documents/Syngenta%20VAT%20Integration%20(VDS).docx" TargetMode="External"/><Relationship Id="rId102" Type="http://schemas.openxmlformats.org/officeDocument/2006/relationships/hyperlink" Target="file:///C:/Users/rutikpat/OneDrive%20-%20Capgemini/Desktop/Syngenta/Final_Documents/Syngenta%20VAT%20Integration%20(VDS).docx" TargetMode="External"/><Relationship Id="rId123" Type="http://schemas.openxmlformats.org/officeDocument/2006/relationships/hyperlink" Target="file:///C:/Users/rutikpat/OneDrive%20-%20Capgemini/Desktop/Syngenta/Final_Documents/Syngenta%20VAT%20Integration%20(VDS).docx" TargetMode="External"/><Relationship Id="rId144" Type="http://schemas.openxmlformats.org/officeDocument/2006/relationships/image" Target="media/image14.png"/><Relationship Id="rId90" Type="http://schemas.openxmlformats.org/officeDocument/2006/relationships/hyperlink" Target="file:///C:/Users/rutikpat/OneDrive%20-%20Capgemini/Desktop/Syngenta/Final_Documents/Syngenta%20VAT%20Integration%20(VDS)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E6151CA0282944A566CA6DA2C54E26" ma:contentTypeVersion="22" ma:contentTypeDescription="Create a new document." ma:contentTypeScope="" ma:versionID="e0d2ca07fc12c4a97ef083e2d4beee02">
  <xsd:schema xmlns:xsd="http://www.w3.org/2001/XMLSchema" xmlns:xs="http://www.w3.org/2001/XMLSchema" xmlns:p="http://schemas.microsoft.com/office/2006/metadata/properties" xmlns:ns2="7f35aa78-f4d2-469a-9b5c-617a273a5305" xmlns:ns3="66544d42-900d-40eb-a1e6-bb9cc120fb91" targetNamespace="http://schemas.microsoft.com/office/2006/metadata/properties" ma:root="true" ma:fieldsID="3a2918b60b4305e8df702749266e2690" ns2:_="" ns3:_="">
    <xsd:import namespace="7f35aa78-f4d2-469a-9b5c-617a273a5305"/>
    <xsd:import namespace="66544d42-900d-40eb-a1e6-bb9cc120fb91"/>
    <xsd:element name="properties">
      <xsd:complexType>
        <xsd:sequence>
          <xsd:element name="documentManagement">
            <xsd:complexType>
              <xsd:all>
                <xsd:element ref="ns2:Business_x0020_Entity" minOccurs="0"/>
                <xsd:element ref="ns2:Publisher_x0020_System" minOccurs="0"/>
                <xsd:element ref="ns2:Publisher_x0020_message_x0020_variant" minOccurs="0"/>
                <xsd:element ref="ns2:Subscriber_x0020_System" minOccurs="0"/>
                <xsd:element ref="ns2:Project_x0020_Documentation_x0020_Type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5aa78-f4d2-469a-9b5c-617a273a5305" elementFormDefault="qualified">
    <xsd:import namespace="http://schemas.microsoft.com/office/2006/documentManagement/types"/>
    <xsd:import namespace="http://schemas.microsoft.com/office/infopath/2007/PartnerControls"/>
    <xsd:element name="Business_x0020_Entity" ma:index="4" nillable="true" ma:displayName="Business Entity" ma:internalName="Business_x0020_Entity" ma:readOnly="false">
      <xsd:simpleType>
        <xsd:restriction base="dms:Text">
          <xsd:maxLength value="255"/>
        </xsd:restriction>
      </xsd:simpleType>
    </xsd:element>
    <xsd:element name="Publisher_x0020_System" ma:index="5" nillable="true" ma:displayName="Publishing System" ma:internalName="Publisher_x0020_System" ma:readOnly="false">
      <xsd:simpleType>
        <xsd:restriction base="dms:Text">
          <xsd:maxLength value="255"/>
        </xsd:restriction>
      </xsd:simpleType>
    </xsd:element>
    <xsd:element name="Publisher_x0020_message_x0020_variant" ma:index="6" nillable="true" ma:displayName="Message Standard" ma:internalName="Publisher_x0020_message_x0020_variant" ma:readOnly="false">
      <xsd:simpleType>
        <xsd:restriction base="dms:Text">
          <xsd:maxLength value="255"/>
        </xsd:restriction>
      </xsd:simpleType>
    </xsd:element>
    <xsd:element name="Subscriber_x0020_System" ma:index="7" nillable="true" ma:displayName="Subscribing System" ma:internalName="Subscriber_x0020_System" ma:readOnly="false">
      <xsd:simpleType>
        <xsd:restriction base="dms:Text">
          <xsd:maxLength value="255"/>
        </xsd:restriction>
      </xsd:simpleType>
    </xsd:element>
    <xsd:element name="Project_x0020_Documentation_x0020_Type" ma:index="8" nillable="true" ma:displayName="Project Documentation Type" ma:default="Business Change Requests (BCR)" ma:format="Dropdown" ma:internalName="Project_x0020_Documentation_x0020_Type" ma:readOnly="false">
      <xsd:simpleType>
        <xsd:restriction base="dms:Choice">
          <xsd:enumeration value="Business Change Requests (BCR)"/>
          <xsd:enumeration value="Business Change Request Approvals"/>
          <xsd:enumeration value="Digital Certificates"/>
          <xsd:enumeration value="Checklists"/>
          <xsd:enumeration value="DA Sign-Off"/>
          <xsd:enumeration value="Delivery Document"/>
          <xsd:enumeration value="Functional Specfications (FS)"/>
          <xsd:enumeration value="FS Approvals"/>
          <xsd:enumeration value="General Project Documentation"/>
          <xsd:enumeration value="Host Configuration"/>
          <xsd:enumeration value="Integration Test Plans"/>
          <xsd:enumeration value="Message Attributes"/>
          <xsd:enumeration value="Message Example"/>
          <xsd:enumeration value="Message Mapping Template"/>
          <xsd:enumeration value="Message Schema"/>
          <xsd:enumeration value="Minutes of Meeting"/>
          <xsd:enumeration value="Pictorial Representation"/>
          <xsd:enumeration value="Presentations"/>
          <xsd:enumeration value="Production Transport Approval"/>
          <xsd:enumeration value="Project Plan"/>
          <xsd:enumeration value="Proposals"/>
          <xsd:enumeration value="Query Responses"/>
          <xsd:enumeration value="Reference to Integration Summary"/>
          <xsd:enumeration value="Reporting"/>
          <xsd:enumeration value="Reviews"/>
          <xsd:enumeration value="Technical Specifications (TS)"/>
          <xsd:enumeration value="SLD Configuration Sheet"/>
          <xsd:enumeration value="Standard Operating Procedure(SOP)"/>
          <xsd:enumeration value="Status Reports"/>
          <xsd:enumeration value="System Test Plans"/>
          <xsd:enumeration value="Test Results"/>
          <xsd:enumeration value="UAT Approval"/>
          <xsd:enumeration value="Unit Test Plans"/>
          <xsd:enumeration value="User Acceptance Test Plans"/>
          <xsd:enumeration value="User Requirement Specifications"/>
          <xsd:enumeration value="Integration Specification Document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62b72aa-f2ad-421f-b636-7f0f87e2f2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544d42-900d-40eb-a1e6-bb9cc120fb91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a2d40be0-0976-472f-98a6-95e16c87732f}" ma:internalName="TaxCatchAll" ma:showField="CatchAllData" ma:web="66544d42-900d-40eb-a1e6-bb9cc120fb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usiness_x0020_Entity xmlns="7f35aa78-f4d2-469a-9b5c-617a273a5305" xsi:nil="true"/>
    <Subscriber_x0020_System xmlns="7f35aa78-f4d2-469a-9b5c-617a273a5305" xsi:nil="true"/>
    <Project_x0020_Documentation_x0020_Type xmlns="7f35aa78-f4d2-469a-9b5c-617a273a5305">Business Change Requests (BCR)</Project_x0020_Documentation_x0020_Type>
    <Publisher_x0020_System xmlns="7f35aa78-f4d2-469a-9b5c-617a273a5305" xsi:nil="true"/>
    <lcf76f155ced4ddcb4097134ff3c332f xmlns="7f35aa78-f4d2-469a-9b5c-617a273a5305">
      <Terms xmlns="http://schemas.microsoft.com/office/infopath/2007/PartnerControls"/>
    </lcf76f155ced4ddcb4097134ff3c332f>
    <TaxCatchAll xmlns="66544d42-900d-40eb-a1e6-bb9cc120fb91" xsi:nil="true"/>
    <Publisher_x0020_message_x0020_variant xmlns="7f35aa78-f4d2-469a-9b5c-617a273a5305" xsi:nil="true"/>
  </documentManagement>
</p:properties>
</file>

<file path=customXml/itemProps1.xml><?xml version="1.0" encoding="utf-8"?>
<ds:datastoreItem xmlns:ds="http://schemas.openxmlformats.org/officeDocument/2006/customXml" ds:itemID="{879149C1-8EA3-4CCE-8CC4-681DCD2948F3}"/>
</file>

<file path=customXml/itemProps2.xml><?xml version="1.0" encoding="utf-8"?>
<ds:datastoreItem xmlns:ds="http://schemas.openxmlformats.org/officeDocument/2006/customXml" ds:itemID="{E74331A9-E261-4FA4-90AA-B7F7A6003E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95D929-42C8-4FA2-86AF-FF90C7BC67FC}">
  <ds:schemaRefs>
    <ds:schemaRef ds:uri="http://purl.org/dc/terms/"/>
    <ds:schemaRef ds:uri="http://schemas.openxmlformats.org/package/2006/metadata/core-properties"/>
    <ds:schemaRef ds:uri="http://purl.org/dc/dcmitype/"/>
    <ds:schemaRef ds:uri="e544ef21-9465-48f6-a54a-5de59da2df8b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Rutik</dc:creator>
  <cp:keywords/>
  <dc:description/>
  <cp:lastModifiedBy>S Prabhu (ext) INPU</cp:lastModifiedBy>
  <cp:revision>107</cp:revision>
  <dcterms:created xsi:type="dcterms:W3CDTF">2023-06-15T11:29:00Z</dcterms:created>
  <dcterms:modified xsi:type="dcterms:W3CDTF">2023-07-14T13:48:44Z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0x0101005BE6151CA0282944A566CA6DA2C54E26</vt:lpwstr>
  </property>
  <property fmtid="{D5CDD505-2E9C-101B-9397-08002B2CF9AE}" pid="3" name="MediaServiceImageTags">
    <vt:lpwstr/>
  </property>
</Properties>
</file>